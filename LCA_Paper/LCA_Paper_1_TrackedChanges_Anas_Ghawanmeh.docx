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Uncovering the ‘Grid Penalty’ and Pollution Swaps in Transport Decarbonization: A Well-to-Wheel Life Cycle Assessment of the Jordanian Fleet</w:t>
      </w:r>
    </w:p>
    <w:p>
      <w:pPr>
        <w:pStyle w:val="Heading2"/>
        <w:spacing w:after="150" w:before="300"/>
      </w:pPr>
      <w:r>
        <w:rPr>
          <w:b/>
          <w:bCs/>
        </w:rPr>
        <w:t xml:space="preserve">Abstract</w:t>
      </w:r>
    </w:p>
    <w:p>
      <w:pPr>
        <w:spacing w:after="200" w:line="276"/>
      </w:pPr>
      <w:del w:id="9001" w:author="Anas Ghawanmeh" w:date="2026-10-06T00:00:00Z">
        <w:r>
          <w:delText xml:space="preserve">Most global plans for cleaning up transport assume that the electricity grid behind an electric vehicle is already fairly clean. That assumption rarely holds in developing countries that still run on fossil fuel power. This study looks closely at Jordan’s transport sector to test it. We built a Well-to-Wheel life cycle assessment of the 2022 national vehicle fleet using SimaPro</w:delText>
        </w:r>
      </w:del>
      <w:ins w:id="9002" w:author="Anas Ghawanmeh" w:date="2026-10-06T00:00:00Z">
        <w:r>
          <w:t xml:space="preserve">Jordan’s transportation sector faces two competing challenges: meeting growing mobility demands while addressing severe environmental degradation. International decarbonization strategies commonly presume that EVs are charged from a power system that has already been largely decarbonized; in developing economies whose electricity generation remains dependent on fossil fuels, this presumption is seldom valid. The present research examines it through the Jordanian case by evaluating the environmental burdens and health impacts of national transport. A Well-to-Wheel Life Cycle Assessment (LCA) of the 2022 vehicle fleet was conducted with the SimaPro simulation tool</w:t>
        </w:r>
      </w:ins>
      <w:r>
        <w:t xml:space="preserve"> and the ReCiPe 2016 Endpoint (H) </w:t>
      </w:r>
      <w:del w:id="9003" w:author="Anas Ghawanmeh" w:date="2026-10-06T00:00:00Z">
        <w:r>
          <w:delText xml:space="preserve">method, then stress-tested four mitigation pathways — 20% EV uptake, an expanded public bus network, stricter Euro 6 emission standards, and full electrification — against 10,000 Monte Carlo simulations to see how each one holds up under real-world variation.</w:delText>
        </w:r>
      </w:del>
      <w:ins w:id="9004" w:author="Anas Ghawanmeh" w:date="2026-10-06T00:00:00Z">
        <w:r>
          <w:t xml:space="preserve">method. Four hypothetical mitigation strategies were then quantified — a 20% share of electric vehicles (EVs), expansion of public bus services, implementation of Euro 6 standards, and complete electrification — and their durability against real-world fluctuations was tested through a stochastic Monte Carlo simulation of 10,000 iterations.</w:t>
        </w:r>
      </w:ins>
    </w:p>
    <w:p>
      <w:pPr>
        <w:spacing w:after="200" w:line="276"/>
      </w:pPr>
      <w:del w:id="9005" w:author="Anas Ghawanmeh" w:date="2026-10-06T00:00:00Z">
        <w:r>
          <w:delText xml:space="preserve">The 2022 baseline carries a footprint of about 2,800 Gg CO2-eq, a public-health</w:delText>
        </w:r>
      </w:del>
      <w:ins w:id="9006" w:author="Anas Ghawanmeh" w:date="2026-10-06T00:00:00Z">
        <w:r>
          <w:t xml:space="preserve">Under the business-as-usual baseline for 2022, the sector generates approximately 2.8 ×10³ Gg CO₂-eq, a health</w:t>
        </w:r>
      </w:ins>
      <w:r>
        <w:t xml:space="preserve"> burden of 2,790 Disability-Adjusted Life Years (DALYs), and </w:t>
      </w:r>
      <w:del w:id="9007" w:author="Anas Ghawanmeh" w:date="2026-10-06T00:00:00Z">
        <w:r>
          <w:delText xml:space="preserve">roughly $1.62 billion in resource-related economic damage. Shifting 20%</w:delText>
        </w:r>
      </w:del>
      <w:ins w:id="9008" w:author="Anas Ghawanmeh" w:date="2026-10-06T00:00:00Z">
        <w:r>
          <w:t xml:space="preserve">resource damages valued at nearly 1.62 billion dollars. Converting one fifth</w:t>
        </w:r>
      </w:ins>
      <w:r>
        <w:t xml:space="preserve"> of the fleet to EVs </w:t>
      </w:r>
      <w:del w:id="9009" w:author="Anas Ghawanmeh" w:date="2026-10-06T00:00:00Z">
        <w:r>
          <w:delText xml:space="preserve">still cuts emissions overall, but a large share of that benefit is quietly reabsorbed by the fossil-heavy grid that charges the cars — a pattern we call the “grid penalty.” Moving commuters onto conventional diesel buses tells a similar cautionary story from the other direction: total CO2 falls, but under-filled buses push local PM2.5 pollution and health risk higher — a “pollution swap.” Neither the EV scenario nor the bus scenario nor the Euro 6 scenario brings the sector below roughly 2,400 Gg of emissions on its own. Only full electrification gets there, cutting the footprint below</w:delText>
        </w:r>
      </w:del>
      <w:ins w:id="9010" w:author="Anas Ghawanmeh" w:date="2026-10-06T00:00:00Z">
        <w:r>
          <w:t xml:space="preserve">lowers emissions overall; however, a considerable part of this gain is absorbed by the fossil-dominated electricity grid used for charging, an effect termed here the “grid penalty.” Transferring commuters to conventional diesel buses provides a similar warning from the opposite direction: aggregate CO₂ declines, yet poorly occupied buses raise localized PM2.5 formation and health risk, producing a “pollution swap.” None of the three incremental pathways (EVs, buses or Euro 6) brings sector emissions below a threshold of approximately 2,400 Gg by itself. Complete electrification is the only option that does so, lowering the carbon footprint under</w:t>
        </w:r>
      </w:ins>
      <w:r>
        <w:t xml:space="preserve"> 500 Gg and the health burden </w:t>
      </w:r>
      <w:del w:id="9011" w:author="Anas Ghawanmeh" w:date="2026-10-06T00:00:00Z">
        <w:r>
          <w:delText xml:space="preserve">down </w:delText>
        </w:r>
      </w:del>
      <w:r>
        <w:t xml:space="preserve">to about 449 DALYs. </w:t>
      </w:r>
      <w:del w:id="9012" w:author="Anas Ghawanmeh" w:date="2026-10-06T00:00:00Z">
        <w:r>
          <w:delText xml:space="preserve">The goal of this paper is to give policymakers in developing economies a clear-eyed, evidence-based framework for these trade-offs: skip the diesel “transition” technologies, and time the EV rollout to match the pace of the renewable grid, rather than assuming one will simply follow the other.</w:delText>
        </w:r>
      </w:del>
      <w:ins w:id="9013" w:author="Anas Ghawanmeh" w:date="2026-10-06T00:00:00Z">
        <w:r>
          <w:t xml:space="preserve">This paper therefore seeks to offer decision makers in developing economies an evidence-based basis for handling these trade-offs: diesel-based “transition” technologies should be bypassed, and EV deployment should be synchronized with renewable grid expansion instead of presuming that the grid will simply follow.</w:t>
        </w:r>
      </w:ins>
    </w:p>
    <w:p>
      <w:pPr>
        <w:pStyle w:val="Heading2"/>
        <w:spacing w:after="150" w:before="300"/>
      </w:pPr>
      <w:r>
        <w:rPr>
          <w:b/>
          <w:bCs/>
        </w:rPr>
        <w:t xml:space="preserve">Keywords</w:t>
      </w:r>
    </w:p>
    <w:p>
      <w:pPr>
        <w:spacing w:after="200" w:line="276"/>
      </w:pPr>
      <w:del w:id="9014" w:author="Anas Ghawanmeh" w:date="2026-10-06T00:00:00Z">
        <w:r>
          <w:delText xml:space="preserve">Transport decarbonization; life cycle assessment; Monte Carlo simulation; well-to-wheel; electric vehicles; Disability-Adjusted Life Years (DALY)</w:delText>
        </w:r>
      </w:del>
      <w:ins w:id="9015" w:author="Anas Ghawanmeh" w:date="2026-10-06T00:00:00Z">
        <w:r>
          <w:t xml:space="preserve">Decarbonization of transport; LCA; stochastic Monte Carlo analysis; Well-to-Wheel; battery electric mobility; Short-Lived Climate Pollutants (SLCPs); Disability-Adjusted Life Years (DALY); Jordan</w:t>
        </w:r>
      </w:ins>
    </w:p>
    <w:p>
      <w:pPr>
        <w:pStyle w:val="Heading1"/>
        <w:spacing w:after="200" w:before="400"/>
      </w:pPr>
      <w:r>
        <w:rPr>
          <w:b/>
          <w:bCs/>
        </w:rPr>
        <w:t xml:space="preserve">1. Introduction</w:t>
      </w:r>
    </w:p>
    <w:p>
      <w:pPr>
        <w:spacing w:after="200" w:line="276"/>
      </w:pPr>
      <w:r>
        <w:t xml:space="preserve">Transport is one of the </w:t>
      </w:r>
      <w:del w:id="9016" w:author="Anas Ghawanmeh" w:date="2026-10-06T00:00:00Z">
        <w:r>
          <w:delText xml:space="preserve">fastest-growing sources of greenhouse gas emissions worldwide (UNFCCC, 2022), and cutting those emissions quickly is central to meeting global climate goals (IPCC, 2022). The IPCC has been blunt about this: small gains in engine efficiency will not get the job done. Every mode of transport needs a deeper, more fundamental shift (IPCC, 2022). That is why the sector increasingly leans on the “Avoid-Shift-Improve” framework</w:delText>
        </w:r>
      </w:del>
      <w:ins w:id="9017" w:author="Anas Ghawanmeh" w:date="2026-10-06T00:00:00Z">
        <w:r>
          <w:t xml:space="preserve">most important sectors regarding the foundation of modern society; it creates global economies and promotes social mobility, but it has also become a rapidly expanding source of global greenhouse gas (GHG) emissions (UNFCCC, 2022), and fast mitigation of this sector is essential for meeting international climate targets (IPCC, 2022). According to the IPCC, marginal efficiency gains achieved by modern engines are not sufficient; every mode requires a deep, structural transformation (IPCC, 2022). Consequently, the international community has converged around a hierarchical “Avoid-Shift-Improve” (A-S-I) paradigm</w:t>
        </w:r>
      </w:ins>
      <w:r>
        <w:t xml:space="preserve"> (Jarre et al., 2024). </w:t>
      </w:r>
      <w:del w:id="9018" w:author="Anas Ghawanmeh" w:date="2026-10-06T00:00:00Z">
        <w:r>
          <w:delText xml:space="preserve">“Shift” means moving people out of private cars and onto high-capacity public transport — bus rapid transit, electric rail — which eases congestion and cleans up city air (WHO, 2023). “Improve” means electrifying the vehicles themselves.</w:delText>
        </w:r>
      </w:del>
      <w:ins w:id="9019" w:author="Anas Ghawanmeh" w:date="2026-10-06T00:00:00Z">
        <w:r>
          <w:t xml:space="preserve">Under “Shift,” private car passengers move to high-capacity alternatives such as Bus Rapid Transit (BRT) or electrified rail, lowering congestion and improving urban air quality (WHO, 2023; Bastos et al., 2019). Under “Improve,” vehicles and fuels become more efficient, chiefly through electrification.</w:t>
        </w:r>
      </w:ins>
      <w:r>
        <w:t xml:space="preserve"> The International Energy Agency </w:t>
      </w:r>
      <w:del w:id="9020" w:author="Anas Ghawanmeh" w:date="2026-10-06T00:00:00Z">
        <w:r>
          <w:delText xml:space="preserve">expects</w:delText>
        </w:r>
      </w:del>
      <w:ins w:id="9021" w:author="Anas Ghawanmeh" w:date="2026-10-06T00:00:00Z">
        <w:r>
          <w:t xml:space="preserve">projects continued global growth in</w:t>
        </w:r>
      </w:ins>
      <w:r>
        <w:t xml:space="preserve"> battery electric vehicle (BEV) sales </w:t>
      </w:r>
      <w:del w:id="9022" w:author="Anas Ghawanmeh" w:date="2026-10-06T00:00:00Z">
        <w:r>
          <w:delText xml:space="preserve">to keep accelerating worldwide (IEA, 2024), largely because EVs are seen as a clean way to strip both CO2 and short-lived climate pollutants out of cities.</w:delText>
        </w:r>
      </w:del>
      <w:ins w:id="9023" w:author="Anas Ghawanmeh" w:date="2026-10-06T00:00:00Z">
        <w:r>
          <w:t xml:space="preserve">(IEA, 2024), mainly because EVs are regarded as an effective tool for cutting both CO₂ and Short-Lived Climate Pollutants (SLCPs) in cities (Shindell et al., 2012).</w:t>
        </w:r>
      </w:ins>
    </w:p>
    <w:p>
      <w:pPr>
        <w:spacing w:after="200" w:line="276"/>
      </w:pPr>
      <w:del w:id="9024" w:author="Anas Ghawanmeh" w:date="2026-10-06T00:00:00Z">
        <w:r>
          <w:delText xml:space="preserve">That story holds up well in wealthy countries with relatively clean grids, but it runs into trouble</w:delText>
        </w:r>
      </w:del>
      <w:ins w:id="9025" w:author="Anas Ghawanmeh" w:date="2026-10-06T00:00:00Z">
        <w:r>
          <w:t xml:space="preserve">Such reasoning works in high-income nations whose grids are comparatively clean, yet it becomes problematic</w:t>
        </w:r>
      </w:ins>
      <w:r>
        <w:t xml:space="preserve"> in developing economies. The </w:t>
      </w:r>
      <w:del w:id="9026" w:author="Anas Ghawanmeh" w:date="2026-10-06T00:00:00Z">
        <w:r>
          <w:delText xml:space="preserve">whole case for EVs and public transport cutting net emissions rests on the assumption that the electricity behind them comes from a reasonably decarbonized grid. Where population and vehicle ownership are growing quickly and power still comes mostly from fossil fuels, that assumption needs to be tested rather than taken on faith.</w:delText>
        </w:r>
      </w:del>
      <w:ins w:id="9027" w:author="Anas Ghawanmeh" w:date="2026-10-06T00:00:00Z">
        <w:r>
          <w:t xml:space="preserve">expectation that EVs and mass transit lower net emissions depends entirely on a low-carbon power supply. In countries where population and car ownership increase quickly while generation is still based mainly on fossil fuels, this expectation must be verified rather than assumed.</w:t>
        </w:r>
      </w:ins>
      <w:r>
        <w:t xml:space="preserve"> The Middle East and North Africa (MENA) region </w:t>
      </w:r>
      <w:del w:id="9028" w:author="Anas Ghawanmeh" w:date="2026-10-06T00:00:00Z">
        <w:r>
          <w:delText xml:space="preserve">is a clear example: its long dependence</w:delText>
        </w:r>
      </w:del>
      <w:ins w:id="9029" w:author="Anas Ghawanmeh" w:date="2026-10-06T00:00:00Z">
        <w:r>
          <w:t xml:space="preserve">offers a clear example: decades of reliance</w:t>
        </w:r>
      </w:ins>
      <w:r>
        <w:t xml:space="preserve"> on fossil fuels for both </w:t>
      </w:r>
      <w:del w:id="9030" w:author="Anas Ghawanmeh" w:date="2026-10-06T00:00:00Z">
        <w:r>
          <w:delText xml:space="preserve">transport and power has slowed</w:delText>
        </w:r>
      </w:del>
      <w:ins w:id="9031" w:author="Anas Ghawanmeh" w:date="2026-10-06T00:00:00Z">
        <w:r>
          <w:t xml:space="preserve">mobility and electricity have created barriers to</w:t>
        </w:r>
      </w:ins>
      <w:r>
        <w:t xml:space="preserve"> EV adoption across the </w:t>
      </w:r>
      <w:del w:id="9032" w:author="Anas Ghawanmeh" w:date="2026-10-06T00:00:00Z">
        <w:r>
          <w:delText xml:space="preserve">board (Evensen et al., 2025), and transport decarbonization there is tightly bound to the pace of the broader energy transition.</w:delText>
        </w:r>
      </w:del>
      <w:ins w:id="9033" w:author="Anas Ghawanmeh" w:date="2026-10-06T00:00:00Z">
        <w:r>
          <w:t xml:space="preserve">region (Evensen et al., 2025; Al-Alawi and Al-Alawi, 2022), so that decarbonizing transport there is closely linked to the progress of the overall energy transition.</w:t>
        </w:r>
      </w:ins>
    </w:p>
    <w:p>
      <w:pPr>
        <w:spacing w:after="200" w:line="276"/>
      </w:pPr>
      <w:del w:id="9034" w:author="Anas Ghawanmeh" w:date="2026-10-06T00:00:00Z">
        <w:r>
          <w:delText xml:space="preserve">Jordan illustrates the problem well. As a country with no domestic oil, it imports</w:delText>
        </w:r>
      </w:del>
      <w:ins w:id="9035" w:author="Anas Ghawanmeh" w:date="2026-10-06T00:00:00Z">
        <w:r>
          <w:t xml:space="preserve">The Hashemite Kingdom of Jordan represents this challenge well. Lacking domestic oil, Jordan is an energy-importing economy that purchases</w:t>
        </w:r>
      </w:ins>
      <w:r>
        <w:t xml:space="preserve"> most of its fuel </w:t>
      </w:r>
      <w:del w:id="9036" w:author="Anas Ghawanmeh" w:date="2026-10-06T00:00:00Z">
        <w:r>
          <w:delText xml:space="preserve">to keep its economy and population growing (MEMR, 2022). It has made real progress on energy security — renewables, mostly wind and solar, reached about</w:delText>
        </w:r>
      </w:del>
      <w:ins w:id="9037" w:author="Anas Ghawanmeh" w:date="2026-10-06T00:00:00Z">
        <w:r>
          <w:t xml:space="preserve">abroad to sustain a growing population and economy (MEMR, 2022). Transport is responsible for about 16% of national GHG emissions and 49% of final energy consumption, making it a key focus area for mitigation (MoEnv, 2022; Jelti et al., 2021). Energy security has improved — solar and wind provided around</w:t>
        </w:r>
      </w:ins>
      <w:r>
        <w:t xml:space="preserve"> 27% of grid capacity </w:t>
      </w:r>
      <w:del w:id="9038" w:author="Anas Ghawanmeh" w:date="2026-10-06T00:00:00Z">
        <w:r>
          <w:delText xml:space="preserve">by</w:delText>
        </w:r>
      </w:del>
      <w:ins w:id="9039" w:author="Anas Ghawanmeh" w:date="2026-10-06T00:00:00Z">
        <w:r>
          <w:t xml:space="preserve">in</w:t>
        </w:r>
      </w:ins>
      <w:r>
        <w:t xml:space="preserve"> 2022 (NEPCO, 2022) — but </w:t>
      </w:r>
      <w:del w:id="9040" w:author="Anas Ghawanmeh" w:date="2026-10-06T00:00:00Z">
        <w:r>
          <w:delText xml:space="preserve">fossil fuels still supply most of the country’s baseload power. Because a battery electric vehicle’s emissions are only as clean as the electricity that charges it</w:delText>
        </w:r>
      </w:del>
      <w:ins w:id="9041" w:author="Anas Ghawanmeh" w:date="2026-10-06T00:00:00Z">
        <w:r>
          <w:t xml:space="preserve">baseload electricity is still supplied mostly by fossil sources. Since the carbon footprint of a BEV is governed by the carbon content of its charging electricity</w:t>
        </w:r>
      </w:ins>
      <w:r>
        <w:t xml:space="preserve"> (Qiao et al., 2019), the climate </w:t>
      </w:r>
      <w:del w:id="9042" w:author="Anas Ghawanmeh" w:date="2026-10-06T00:00:00Z">
        <w:r>
          <w:delText xml:space="preserve">benefit of putting more EVs on Jordanian roads depends heavily on what is happening at the power plant, not just at the tailpipe.</w:delText>
        </w:r>
      </w:del>
      <w:ins w:id="9043" w:author="Anas Ghawanmeh" w:date="2026-10-06T00:00:00Z">
        <w:r>
          <w:t xml:space="preserve">value of expanding EV ownership in Jordan is decided as much at the power station as at the exhaust pipe.</w:t>
        </w:r>
      </w:ins>
    </w:p>
    <w:p>
      <w:pPr>
        <w:spacing w:after="200" w:line="276"/>
      </w:pPr>
      <w:del w:id="9044" w:author="Anas Ghawanmeh" w:date="2026-10-06T00:00:00Z">
        <w:r>
          <w:delText xml:space="preserve">Importing electric vehicles into a grid like Jordan’s risks creating what we call a “grid penalty”: emissions do not disappear, they relocate from the tailpipe to a handful of centralized power plants. Whether this still counts as progress toward Jordan’s pledge to cut emissions 31%</w:delText>
        </w:r>
      </w:del>
      <w:ins w:id="9045" w:author="Anas Ghawanmeh" w:date="2026-10-06T00:00:00Z">
        <w:r>
          <w:t xml:space="preserve">Adding EVs to a grid of this kind may produce what this study calls a “grid penalty”: rather than disappearing, emissions are shifted from vehicle exhausts to a limited number of central generating stations. A full life cycle perspective is required to determine whether such a shift still supports the national pledge, made in Jordan’s updated Nationally Determined Contribution, of a 31% GHG reduction</w:t>
        </w:r>
      </w:ins>
      <w:r>
        <w:t xml:space="preserve"> by 2030 (Ministry of Environment, </w:t>
      </w:r>
      <w:del w:id="9046" w:author="Anas Ghawanmeh" w:date="2026-10-06T00:00:00Z">
        <w:r>
          <w:delText xml:space="preserve">2021) is exactly the kind of question a full life-cycle assessment is built to answer.</w:delText>
        </w:r>
      </w:del>
      <w:ins w:id="9047" w:author="Anas Ghawanmeh" w:date="2026-10-06T00:00:00Z">
        <w:r>
          <w:t xml:space="preserve">2021).</w:t>
        </w:r>
      </w:ins>
    </w:p>
    <w:p>
      <w:pPr>
        <w:spacing w:after="200" w:line="276"/>
      </w:pPr>
      <w:del w:id="9048" w:author="Anas Ghawanmeh" w:date="2026-10-06T00:00:00Z">
        <w:r>
          <w:delText xml:space="preserve">Conventional transport-emissions accounting usually stops at the tailpipe — the so-called Tank-to-Wheel (TTW) view. That is good enough for tracking city-level air quality, but it leaves a serious gap when evaluating technologies like EVs or mass transit that carry heavy energy and material costs upstream, before a single kilometre is driven (Nordelöf et al., 2014). Left unaccounted for, that upstream burden does not vanish — it simply moves, whether to another location or to a different category of environmental harm entirely. We call this</w:delText>
        </w:r>
      </w:del>
      <w:ins w:id="9049" w:author="Anas Ghawanmeh" w:date="2026-10-06T00:00:00Z">
        <w:r>
          <w:t xml:space="preserve">Traditional transport inventories generally consider only exhaust emissions, known as the Tank-to-Wheel (TTW) perspective. Such an approach can serve urban air-quality monitoring, but it ignores the Well-to-Tank (WTT) emissions associated with the extraction, refining and distribution of fuel. This omission becomes critical when assessing EVs or mass transit, whose energy and material demands occur largely upstream, prior to any operation on the road (Nordelöf et al., 2014; Mashayekh, 2020). Unaccounted upstream burdens are not eliminated; they are transferred to another region or converted into a different kind of environmental damage, a process described here as</w:t>
        </w:r>
      </w:ins>
      <w:r>
        <w:t xml:space="preserve"> a “pollution swap” (Requia et al., 2018).</w:t>
      </w:r>
    </w:p>
    <w:p>
      <w:pPr>
        <w:spacing w:after="200" w:line="276"/>
      </w:pPr>
      <w:del w:id="9050" w:author="Anas Ghawanmeh" w:date="2026-10-06T00:00:00Z">
        <w:r>
          <w:delText xml:space="preserve">The literature on EVs already flags a real “carbon debt” from battery-intensive manufacturing</w:delText>
        </w:r>
      </w:del>
      <w:ins w:id="9051" w:author="Anas Ghawanmeh" w:date="2026-10-06T00:00:00Z">
        <w:r>
          <w:t xml:space="preserve">Previous studies have identified a substantial “carbon debt” created by battery production, with manufacturing-stage emissions frequently double those of conventional cars</w:t>
        </w:r>
      </w:ins>
      <w:r>
        <w:t xml:space="preserve"> (Lai et al., 2022; IEA, </w:t>
      </w:r>
      <w:del w:id="9052" w:author="Anas Ghawanmeh" w:date="2026-10-06T00:00:00Z">
        <w:r>
          <w:delText xml:space="preserve">2021a). Whether that debt gets repaid during the vehicle’s driving life depends almost entirely on how clean the charging grid is — in a fossil-heavy grid like Jordan’s, emissions are transferred from millions of tailpipes to a small number of power stations, which is the grid penalty in its sharpest form</w:delText>
        </w:r>
      </w:del>
      <w:ins w:id="9053" w:author="Anas Ghawanmeh" w:date="2026-10-06T00:00:00Z">
        <w:r>
          <w:t xml:space="preserve">2021a; Ashraf et al., 2025). Repayment of this debt over the operating life depends almost wholly on how carbon-intensive the charging electricity is. Under a fossil-dominated grid such as Jordan’s, pollution moves from millions of exhaust pipes to a handful of generating sites, representing the most acute form of the grid penalty</w:t>
        </w:r>
      </w:ins>
      <w:r>
        <w:t xml:space="preserve"> (Qiao et al., 2019; Buberger et al., </w:t>
      </w:r>
      <w:del w:id="9054" w:author="Anas Ghawanmeh" w:date="2026-10-06T00:00:00Z">
        <w:r>
          <w:delText xml:space="preserve">2022). A recent Global South-focused life cycle study reinforces this: BEV emissions across ten major EV-adopting developing countries track the local electricity mix almost one-for-one, with the cleanest grids (hydro-heavy Brazil) already meeting global climate targets while coal-heavy grids fall far short</w:delText>
        </w:r>
      </w:del>
      <w:ins w:id="9055" w:author="Anas Ghawanmeh" w:date="2026-10-06T00:00:00Z">
        <w:r>
          <w:t xml:space="preserve">2022; Nanaki and Koroneos, 2016). Evidence from the Global South confirms this pattern: across ten leading EV markets in developing countries, BEV emissions mirror the national generation mix almost exactly; hydro-dominated Brazil already satisfies global climate goals, whereas coal-based systems remain well short of them</w:t>
        </w:r>
      </w:ins>
      <w:r>
        <w:t xml:space="preserve"> (Aryan et al., 2025).</w:t>
      </w:r>
    </w:p>
    <w:p>
      <w:pPr>
        <w:spacing w:after="200" w:line="276"/>
      </w:pPr>
      <w:del w:id="9056" w:author="Anas Ghawanmeh" w:date="2026-10-06T00:00:00Z">
        <w:r>
          <w:delText xml:space="preserve">Shifting people onto public transport carries its own blind spot. Moving commuters from private gasoline cars onto heavy diesel buses does lower average CO2 per trip, but it can raise local toxic exposure sharply. Diesel buses emit more black carbon and fine particulates, which adds a public-health cost precisely where the modal shift is being sold as a win (Grutter, 2014).</w:delText>
        </w:r>
      </w:del>
      <w:ins w:id="9057" w:author="Anas Ghawanmeh" w:date="2026-10-06T00:00:00Z">
        <w:r>
          <w:t xml:space="preserve">Modal shift toward public transport also involves an overlooked danger. Replacing private gasoline trips with heavy-duty diesel buses decreases mean CO₂ per journey, yet it may strongly raise local toxic exposure. Within the transport sector, diesel engines account for approximately 90% of black carbon emissions (Brewer, 2019), and black carbon is considered the second greatest contributor to human-induced warming after CO₂ (Bond et al., 2013). Being part of PM2.5, these particles can penetrate the deepest regions of the lungs and pass into the blood, raising the risk of ischemic heart disease, stroke and lung cancer (Haines et al., 2009; Requia et al., 2018). Diesel buses therefore impose a health cost exactly in the places where the shift is presented as an improvement (Grutter, 2014).</w:t>
        </w:r>
      </w:ins>
    </w:p>
    <w:p>
      <w:pPr>
        <w:spacing w:after="200" w:line="276"/>
      </w:pPr>
      <w:del w:id="9058" w:author="Anas Ghawanmeh" w:date="2026-10-06T00:00:00Z">
        <w:r>
          <w:delText xml:space="preserve">This is the “pollution swap” this paper investigates directly. Moving a commuter from a car to a diesel bus lowers CO2 per passenger, but if that bus is under-filled, the local cost — more fine particulate matter, more stratospheric ozone impact — can outweigh the climate gain. A policy can look good on a global carbon ledger while making things worse for the people breathing the air along the route.</w:delText>
        </w:r>
      </w:del>
      <w:ins w:id="9059" w:author="Anas Ghawanmeh" w:date="2026-10-06T00:00:00Z">
        <w:r>
          <w:t xml:space="preserve">This trade-off forms the core of the present investigation. When a commuter leaves a car for a diesel bus, CO₂ per passenger falls; however, if occupancy is low, local damage in the form of higher fine particulate formation and stratospheric ozone depletion may exceed the climate benefit. Exposure is further amplified in “microenvironments” such as bus stops and busy street canyons, where concentrations exceed the urban background (Morales Betancourt et al., 2017). Consequently, an intervention can perform well in global carbon accounting while harming residents who inhale the polluted air along its corridors.</w:t>
        </w:r>
      </w:ins>
    </w:p>
    <w:p>
      <w:pPr>
        <w:pStyle w:val="Heading1"/>
        <w:spacing w:after="200" w:before="400"/>
      </w:pPr>
      <w:r>
        <w:rPr>
          <w:b/>
          <w:bCs/>
        </w:rPr>
        <w:t xml:space="preserve">2. Methodology</w:t>
      </w:r>
    </w:p>
    <w:p>
      <w:pPr>
        <w:spacing w:after="200" w:line="276"/>
      </w:pPr>
      <w:del w:id="9060" w:author="Anas Ghawanmeh" w:date="2026-10-06T00:00:00Z">
        <w:r>
          <w:delText xml:space="preserve">This study moves beyond the usual single-lens emissions inventory by including</w:delText>
        </w:r>
      </w:del>
      <w:ins w:id="9061" w:author="Anas Ghawanmeh" w:date="2026-10-06T00:00:00Z">
        <w:r>
          <w:t xml:space="preserve">Unlike a conventional single-perspective inventory, this study incorporates</w:t>
        </w:r>
      </w:ins>
      <w:r>
        <w:t xml:space="preserve"> the upstream energy and supply chains </w:t>
      </w:r>
      <w:del w:id="9062" w:author="Anas Ghawanmeh" w:date="2026-10-06T00:00:00Z">
        <w:r>
          <w:delText xml:space="preserve">that conventional accounting leaves out, and it tracks two specific trade-offs. The first is the grid penalty: using EVs on a fossil-heavy grid does not eliminate greenhouse gas emissions, it relocates them from urban tailpipes to a central power station and back through the electricity system</w:delText>
        </w:r>
      </w:del>
      <w:ins w:id="9063" w:author="Anas Ghawanmeh" w:date="2026-10-06T00:00:00Z">
        <w:r>
          <w:t xml:space="preserve">overlooked by exhaust-based accounting, and it follows two particular trade-offs. First, the grid penalty: running EVs on electricity generated mainly from fossil fuels does not remove GHG emissions but transfers them from urban streets to central generating stations</w:t>
        </w:r>
      </w:ins>
      <w:r>
        <w:t xml:space="preserve"> (Requia et al., 2018). </w:t>
      </w:r>
      <w:del w:id="9064" w:author="Anas Ghawanmeh" w:date="2026-10-06T00:00:00Z">
        <w:r>
          <w:delText xml:space="preserve">The Well-to-Wheel approach used here also reveals a second trade-off — the fossil resource constraints of conventional vehicles are exchanged for a different set of mineral resource constraints tied to lithium-ion battery production</w:delText>
        </w:r>
      </w:del>
      <w:ins w:id="9065" w:author="Anas Ghawanmeh" w:date="2026-10-06T00:00:00Z">
        <w:r>
          <w:t xml:space="preserve">Second, the Well-to-Wheel perspective shows that the fossil resource scarcity of combustion vehicles is exchanged for mineral resource scarcity arising from lithium-ion battery manufacture</w:t>
        </w:r>
      </w:ins>
      <w:r>
        <w:t xml:space="preserve"> (Lai et al., 2022; Qiao et al., 2019).</w:t>
      </w:r>
      <w:ins w:id="9066" w:author="Anas Ghawanmeh" w:date="2026-10-06T00:00:00Z">
        <w:r>
          <w:t xml:space="preserve"> Complete details of the modelling framework, data collection and inventory are provided in Ghawanmeh (2026).</w:t>
        </w:r>
      </w:ins>
    </w:p>
    <w:p>
      <w:pPr>
        <w:spacing w:after="200" w:line="276"/>
      </w:pPr>
      <w:del w:id="9067" w:author="Anas Ghawanmeh" w:date="2026-10-06T00:00:00Z">
        <w:r>
          <w:delText xml:space="preserve">Life Cycle Inventory modelling in this study rests on solving the linear system of equations shown in Equation (1):</w:delText>
        </w:r>
      </w:del>
      <w:ins w:id="9068" w:author="Anas Ghawanmeh" w:date="2026-10-06T00:00:00Z">
        <w:r>
          <w:t xml:space="preserve">The mathematical basis for the Life Cycle Inventory (LCI) phase is the solution to the linear system represented by Equation (1):</w:t>
        </w:r>
      </w:ins>
    </w:p>
    <w:p>
      <w:pPr>
        <w:spacing w:after="200" w:line="276"/>
      </w:pPr>
      <w:r>
        <w:rPr>
          <w:i/>
          <w:iCs/>
        </w:rPr>
        <w:t xml:space="preserve">s = A⁻¹ f</w:t>
      </w:r>
      <w:r>
        <w:t xml:space="preserve">                                                                          (1)</w:t>
      </w:r>
    </w:p>
    <w:p>
      <w:pPr>
        <w:spacing w:after="200" w:line="276"/>
      </w:pPr>
      <w:del w:id="9069" w:author="Anas Ghawanmeh" w:date="2026-10-06T00:00:00Z">
        <w:r>
          <w:delText xml:space="preserve">Here, s is the vector of scale factors (how much of each process is needed), A is the technology matrix describing the inputs and outputs of each process, and f is</w:delText>
        </w:r>
      </w:del>
      <w:ins w:id="9070" w:author="Anas Ghawanmeh" w:date="2026-10-06T00:00:00Z">
        <w:r>
          <w:t xml:space="preserve">Where s denotes the scale-factor vector (the volume of each process necessary), A denotes the technology matrix (representing the input and output of each unit process), and f denotes</w:t>
        </w:r>
      </w:ins>
      <w:r>
        <w:t xml:space="preserve"> the final demand vector </w:t>
      </w:r>
      <w:del w:id="9071" w:author="Anas Ghawanmeh" w:date="2026-10-06T00:00:00Z">
        <w:r>
          <w:delText xml:space="preserve">— in this case, Jordan’s total annual transport activity.</w:delText>
        </w:r>
      </w:del>
      <w:ins w:id="9072" w:author="Anas Ghawanmeh" w:date="2026-10-06T00:00:00Z">
        <w:r>
          <w:t xml:space="preserve">(the functional unit, i.e., the total annual transportation in Jordan).</w:t>
        </w:r>
      </w:ins>
    </w:p>
    <w:p>
      <w:pPr>
        <w:spacing w:after="200" w:line="276"/>
      </w:pPr>
      <w:del w:id="9073" w:author="Anas Ghawanmeh" w:date="2026-10-06T00:00:00Z">
        <w:r>
          <w:delText xml:space="preserve">The</w:delText>
        </w:r>
      </w:del>
      <w:ins w:id="9074" w:author="Anas Ghawanmeh" w:date="2026-10-06T00:00:00Z">
        <w:r>
          <w:t xml:space="preserve">During the</w:t>
        </w:r>
      </w:ins>
      <w:r>
        <w:t xml:space="preserve"> Life Cycle Impact Assessment </w:t>
      </w:r>
      <w:del w:id="9075" w:author="Anas Ghawanmeh" w:date="2026-10-06T00:00:00Z">
        <w:r>
          <w:delText xml:space="preserve">stage then converts the inventory results (the elementary flows, g) into impact scores (h) using characterization factors (Q), as in Equation (2):</w:delText>
        </w:r>
      </w:del>
      <w:ins w:id="9076" w:author="Anas Ghawanmeh" w:date="2026-10-06T00:00:00Z">
        <w:r>
          <w:t xml:space="preserve">(LCIA) phase, characterization factors (Q) transform the inventory results (g, the elementary flows) into impact categories (h), according to Equation (2):</w:t>
        </w:r>
      </w:ins>
    </w:p>
    <w:p>
      <w:pPr>
        <w:spacing w:after="200" w:line="276"/>
      </w:pPr>
      <w:r>
        <w:rPr>
          <w:i/>
          <w:iCs/>
        </w:rPr>
        <w:t xml:space="preserve">h</w:t>
      </w:r>
      <w:r>
        <w:rPr>
          <w:vertAlign w:val="subscript"/>
        </w:rPr>
        <w:t xml:space="preserve">i</w:t>
      </w:r>
      <w:r>
        <w:rPr>
          <w:i/>
          <w:iCs/>
        </w:rPr>
        <w:t xml:space="preserve"> = Σ</w:t>
      </w:r>
      <w:r>
        <w:rPr>
          <w:vertAlign w:val="subscript"/>
        </w:rPr>
        <w:t xml:space="preserve">j</w:t>
      </w:r>
      <w:r>
        <w:rPr>
          <w:i/>
          <w:iCs/>
        </w:rPr>
        <w:t xml:space="preserve"> Q</w:t>
      </w:r>
      <w:r>
        <w:rPr>
          <w:vertAlign w:val="subscript"/>
        </w:rPr>
        <w:t xml:space="preserve">ij</w:t>
      </w:r>
      <w:r>
        <w:rPr>
          <w:i/>
          <w:iCs/>
        </w:rPr>
        <w:t xml:space="preserve"> × g</w:t>
      </w:r>
      <w:r>
        <w:rPr>
          <w:vertAlign w:val="subscript"/>
        </w:rPr>
        <w:t xml:space="preserve">j</w:t>
      </w:r>
      <w:r>
        <w:t xml:space="preserve">                                                                (2)</w:t>
      </w:r>
    </w:p>
    <w:p>
      <w:pPr>
        <w:spacing w:after="200" w:line="276"/>
      </w:pPr>
      <w:del w:id="9077" w:author="Anas Ghawanmeh" w:date="2026-10-06T00:00:00Z">
        <w:r>
          <w:delText xml:space="preserve">where hi is the resulting indicator</w:delText>
        </w:r>
      </w:del>
      <w:ins w:id="9078" w:author="Anas Ghawanmeh" w:date="2026-10-06T00:00:00Z">
        <w:r>
          <w:t xml:space="preserve">in which hi represents the indicator obtained</w:t>
        </w:r>
      </w:ins>
      <w:r>
        <w:t xml:space="preserve"> for impact category i </w:t>
      </w:r>
      <w:del w:id="9079" w:author="Anas Ghawanmeh" w:date="2026-10-06T00:00:00Z">
        <w:r>
          <w:delText xml:space="preserve">(climate change, for example), Qij is the characterization factor linking elementary flow j to that category, and gj is the magnitude of that flow (say, the mass of CO2 released).</w:delText>
        </w:r>
      </w:del>
      <w:ins w:id="9080" w:author="Anas Ghawanmeh" w:date="2026-10-06T00:00:00Z">
        <w:r>
          <w:t xml:space="preserve">(e.g., Climate Change), Qij represents the characterization factor through which elementary flow j contributes to category i, and gj represents the magnitude of elementary flow j (e.g., the weight of CO₂ released).</w:t>
        </w:r>
      </w:ins>
    </w:p>
    <w:p>
      <w:pPr>
        <w:spacing w:after="200" w:line="276"/>
      </w:pPr>
      <w:del w:id="9081" w:author="Anas Ghawanmeh" w:date="2026-10-06T00:00:00Z">
        <w:r>
          <w:delText xml:space="preserve">The assessment applies the ReCiPe 2016 method at both the midpoint (problem-oriented) and endpoint (damage-oriented) levels. Ecoinvent 3.x supplied the underlying process data, using</w:delText>
        </w:r>
      </w:del>
      <w:ins w:id="9082" w:author="Anas Ghawanmeh" w:date="2026-10-06T00:00:00Z">
        <w:r>
          <w:t xml:space="preserve">Effects are assessed with ReCiPe 2016 at two levels, namely problem-oriented midpoints and damage-oriented endpoints. To maintain result stability and international comparability, Ecoinvent 3.x was chosen as the main source of product life cycle data under</w:t>
        </w:r>
      </w:ins>
      <w:r>
        <w:t xml:space="preserve"> the ‘Allocation, cut-off by classification’ </w:t>
      </w:r>
      <w:del w:id="9083" w:author="Anas Ghawanmeh" w:date="2026-10-06T00:00:00Z">
        <w:r>
          <w:delText xml:space="preserve">method, which was then organized in Microsoft Excel for analysis. This keeps the results stable and comparable with other national-scale studies.</w:delText>
        </w:r>
      </w:del>
      <w:ins w:id="9084" w:author="Anas Ghawanmeh" w:date="2026-10-06T00:00:00Z">
        <w:r>
          <w:t xml:space="preserve">system model (Weidema et al., 2013), and the outputs were then transferred into a Microsoft Excel database for analysis. Results can therefore be compared consistently with other assessments at national scale.</w:t>
        </w:r>
      </w:ins>
    </w:p>
    <w:p>
      <w:pPr>
        <w:pStyle w:val="Heading2"/>
        <w:spacing w:after="150" w:before="300"/>
      </w:pPr>
      <w:r>
        <w:rPr>
          <w:b/>
          <w:bCs/>
        </w:rPr>
        <w:t xml:space="preserve">2.1 The Four-Stage LCA Framework and SimaPro</w:t>
      </w:r>
    </w:p>
    <w:p>
      <w:pPr>
        <w:spacing w:after="200" w:line="276"/>
      </w:pPr>
      <w:del w:id="9085" w:author="Anas Ghawanmeh" w:date="2026-10-06T00:00:00Z">
        <w:r>
          <w:delText xml:space="preserve">Every life cycle assessment in this study follows the same four-stage structure: goal and scope definition, inventory analysis (the Life Cycle Inventory, or LCI), impact assessment (the Life Cycle Impact Assessment, or LCIA), and interpretation of the results (Bare</w:delText>
        </w:r>
      </w:del>
      <w:ins w:id="9086" w:author="Anas Ghawanmeh" w:date="2026-10-06T00:00:00Z">
        <w:r>
          <w:t xml:space="preserve">LCA is considered a standardized method of scientific evaluation that identifies and quantifies the energy and materials consumed, as well as the waste and environmental releases associated with a product, process or activity (ISO, 2006a; Mashayekh, 2020). In accordance with ISO 14040 and 14044, each assessment in this research comprises four separate phases: definition of goal and scope, inventory analysis (LCI), impact assessment (LCIA), and interpretation (ISO, 2006a; ISO, 2006b; Bare</w:t>
        </w:r>
      </w:ins>
      <w:r>
        <w:t xml:space="preserve"> et al., 2002). These </w:t>
      </w:r>
      <w:del w:id="9087" w:author="Anas Ghawanmeh" w:date="2026-10-06T00:00:00Z">
        <w:r>
          <w:delText xml:space="preserve">four stages are not independent boxes to tick off in sequence — interpretation regularly sends the analyst back to refine the scope or the inventory, which is exactly what happened while building the scenarios in Section 2.3.</w:delText>
        </w:r>
      </w:del>
      <w:ins w:id="9088" w:author="Anas Ghawanmeh" w:date="2026-10-06T00:00:00Z">
        <w:r>
          <w:t xml:space="preserve">phases do not operate as isolated, strictly sequential tasks; interpretation often leads back to revisions of the scope or inventory, as happened while the scenarios of Section 2.4 were being developed.</w:t>
        </w:r>
      </w:ins>
    </w:p>
    <w:p>
      <w:pPr>
        <w:pStyle w:val="ListParagraph"/>
        <w:numPr>
          <w:ilvl w:val="0"/>
          <w:numId w:val="1"/>
        </w:numPr>
        <w:spacing w:after="150"/>
      </w:pPr>
      <w:del w:id="9089" w:author="Anas Ghawanmeh" w:date="2026-10-06T00:00:00Z">
        <w:r>
          <w:delText xml:space="preserve">Goal and scope definition: sets out why the assessment is being done, what system it covers, what functional unit the results are measured against, and where the system boundary sits — in this study, the Well-to-Wheel boundary described in Section 2.2, covering Jordan’s 2022 road transport fleet.</w:delText>
        </w:r>
      </w:del>
      <w:ins w:id="9090" w:author="Anas Ghawanmeh" w:date="2026-10-06T00:00:00Z">
        <w:r>
          <w:t xml:space="preserve">Goal and scope: specifies the purpose of the study, the system examined, the functional unit used to express the results, and where the boundary is drawn. Here, the boundary follows the Well-to-Wheel definition in Section 2.2 and encompasses all annual activity of Jordanian road vehicles in 2022.</w:t>
        </w:r>
      </w:ins>
    </w:p>
    <w:p>
      <w:pPr>
        <w:pStyle w:val="ListParagraph"/>
        <w:numPr>
          <w:ilvl w:val="0"/>
          <w:numId w:val="1"/>
        </w:numPr>
        <w:spacing w:after="150"/>
      </w:pPr>
      <w:del w:id="9091" w:author="Anas Ghawanmeh" w:date="2026-10-06T00:00:00Z">
        <w:r>
          <w:delText xml:space="preserve">Life Cycle Inventory (LCI): the data-collection stage, where every material and energy input and every emission output is quantified across the system — fuel production, grid electricity generation, and vehicle operation, in this case — and organized into the technology matrix solved in Equation (1).</w:delText>
        </w:r>
      </w:del>
      <w:ins w:id="9092" w:author="Anas Ghawanmeh" w:date="2026-10-06T00:00:00Z">
        <w:r>
          <w:t xml:space="preserve">LCI: the stage of data acquisition, during which a comprehensive listing of all input energies and materials, together with every associated emission, is compiled for fuel supply, power generation and vehicle use, then arranged in the technology matrix of Equation (1).</w:t>
        </w:r>
      </w:ins>
    </w:p>
    <w:p>
      <w:pPr>
        <w:pStyle w:val="ListParagraph"/>
        <w:numPr>
          <w:ilvl w:val="0"/>
          <w:numId w:val="1"/>
        </w:numPr>
        <w:spacing w:after="150"/>
      </w:pPr>
      <w:del w:id="9093" w:author="Anas Ghawanmeh" w:date="2026-10-06T00:00:00Z">
        <w:r>
          <w:delText xml:space="preserve">Life Cycle Impact Assessment (LCIA): translates the raw inventory flows</w:delText>
        </w:r>
      </w:del>
      <w:ins w:id="9094" w:author="Anas Ghawanmeh" w:date="2026-10-06T00:00:00Z">
        <w:r>
          <w:t xml:space="preserve">LCIA: converts inventory data, e.g. kilograms of CO₂ or NOx emitted,</w:t>
        </w:r>
      </w:ins>
      <w:r>
        <w:t xml:space="preserve"> into environmental and health </w:t>
      </w:r>
      <w:del w:id="9095" w:author="Anas Ghawanmeh" w:date="2026-10-06T00:00:00Z">
        <w:r>
          <w:delText xml:space="preserve">impact scores using the characterization factors set out in Equation (2), applying the ReCiPe 2016 method described in Section 2.3.</w:delText>
        </w:r>
      </w:del>
      <w:ins w:id="9096" w:author="Anas Ghawanmeh" w:date="2026-10-06T00:00:00Z">
        <w:r>
          <w:t xml:space="preserve">categories by means of the Equation (2) characterization factors, using the ReCiPe 2016 approach explained in Section 2.3 (Mashayekh, 2020).</w:t>
        </w:r>
      </w:ins>
    </w:p>
    <w:p>
      <w:pPr>
        <w:pStyle w:val="ListParagraph"/>
        <w:numPr>
          <w:ilvl w:val="0"/>
          <w:numId w:val="1"/>
        </w:numPr>
        <w:spacing w:after="150"/>
      </w:pPr>
      <w:del w:id="9097" w:author="Anas Ghawanmeh" w:date="2026-10-06T00:00:00Z">
        <w:r>
          <w:delText xml:space="preserve">Interpretation: draws conclusions from the LCIA results, checks them for consistency and completeness, and identifies</w:delText>
        </w:r>
      </w:del>
      <w:ins w:id="9098" w:author="Anas Ghawanmeh" w:date="2026-10-06T00:00:00Z">
        <w:r>
          <w:t xml:space="preserve">Interpretation: evaluates the LCIA outputs for consistency and completeness and determines</w:t>
        </w:r>
      </w:ins>
      <w:r>
        <w:t xml:space="preserve"> which processes or scenarios </w:t>
      </w:r>
      <w:del w:id="9099" w:author="Anas Ghawanmeh" w:date="2026-10-06T00:00:00Z">
        <w:r>
          <w:delText xml:space="preserve">actually drive the outcome — the work carried out in</w:delText>
        </w:r>
      </w:del>
      <w:ins w:id="9100" w:author="Anas Ghawanmeh" w:date="2026-10-06T00:00:00Z">
        <w:r>
          <w:t xml:space="preserve">dominate the outcome;</w:t>
        </w:r>
      </w:ins>
      <w:r>
        <w:t xml:space="preserve"> Sections 3 and 4 </w:t>
      </w:r>
      <w:del w:id="9101" w:author="Anas Ghawanmeh" w:date="2026-10-06T00:00:00Z">
        <w:r>
          <w:delText xml:space="preserve">of this paper.</w:delText>
        </w:r>
      </w:del>
      <w:ins w:id="9102" w:author="Anas Ghawanmeh" w:date="2026-10-06T00:00:00Z">
        <w:r>
          <w:t xml:space="preserve">report this stage.</w:t>
        </w:r>
      </w:ins>
    </w:p>
    <w:p>
      <w:pPr>
        <w:spacing w:after="200" w:line="276"/>
      </w:pPr>
      <w:del w:id="9103" w:author="Anas Ghawanmeh" w:date="2026-10-06T00:00:00Z">
        <w:r>
          <w:delText xml:space="preserve">This study runs that four-stage framework in SimaPro, one of the world’s leading LCA software platforms. The choice of tool matters here: energy-planning platforms such as LEAP are built for macro-level energy-system and atmospheric-emissions modelling, whereas SimaPro is built for a micro-level, “cradle-to-grave” view of the complete environmental footprint of a specific product, process, or service. That level of process-by-process detail is what makes it possible to trace</w:delText>
        </w:r>
      </w:del>
      <w:ins w:id="9104" w:author="Anas Ghawanmeh" w:date="2026-10-06T00:00:00Z">
        <w:r>
          <w:t xml:space="preserve">The framework was applied in SimaPro, the most widely used software for carrying out detailed Life Cycle Assessments, which permits modelling of complex systems with extensive LCI databases such as Ecoinvent (Mashayekh, 2020; Weidema et al., 2013). Tool selection matters. Scenario-based platforms like the Low Emissions Analysis Platform (LEAP) are designed for macro-level policy analysis of energy systems and atmospheric emissions (Heaps, n.d.), while SimaPro offers micro-level, “cradle-to-grave” resolution of the entire footprint of an individual product, process or service. Owing to this granularity, both</w:t>
        </w:r>
      </w:ins>
      <w:r>
        <w:t xml:space="preserve"> the grid penalty and the pollution swap </w:t>
      </w:r>
      <w:del w:id="9105" w:author="Anas Ghawanmeh" w:date="2026-10-06T00:00:00Z">
        <w:r>
          <w:delText xml:space="preserve">down to individual vehicle types and fuel pathways, rather than only at the level of the transport sector as a whole.</w:delText>
        </w:r>
      </w:del>
      <w:ins w:id="9106" w:author="Anas Ghawanmeh" w:date="2026-10-06T00:00:00Z">
        <w:r>
          <w:t xml:space="preserve">can be followed to specific vehicle technologies and fuel chains instead of being observed only for the sector in aggregate (Buberger et al., 2022).</w:t>
        </w:r>
      </w:ins>
    </w:p>
    <w:p>
      <w:pPr>
        <w:pStyle w:val="Heading2"/>
        <w:spacing w:after="150" w:before="300"/>
      </w:pPr>
      <w:r>
        <w:rPr>
          <w:b/>
          <w:bCs/>
        </w:rPr>
        <w:t xml:space="preserve">2.2 System Boundaries</w:t>
      </w:r>
    </w:p>
    <w:p>
      <w:pPr>
        <w:spacing w:after="200" w:line="276"/>
      </w:pPr>
      <w:del w:id="9107" w:author="Anas Ghawanmeh" w:date="2026-10-06T00:00:00Z">
        <w:r>
          <w:delText xml:space="preserve">A full Well-to-Wheel (WTW) boundary is the only way to compare conventional and electric vehicles fairly, since it captures both how much energy each pathway needs to produce and how much it uses in operation</w:delText>
        </w:r>
      </w:del>
      <w:ins w:id="9108" w:author="Anas Ghawanmeh" w:date="2026-10-06T00:00:00Z">
        <w:r>
          <w:t xml:space="preserve">Well-to-Wheel (WTW) analysis is the only true basis on which a comparison can be made between conventional and electric drivetrains, because it incorporates both the energy needed to supply each carrier and the energy consumed during driving</w:t>
        </w:r>
      </w:ins>
      <w:r>
        <w:t xml:space="preserve"> (Nordelöf et al., 2014; Requia et al., 2018), as </w:t>
      </w:r>
      <w:del w:id="9109" w:author="Anas Ghawanmeh" w:date="2026-10-06T00:00:00Z">
        <w:r>
          <w:delText xml:space="preserve">shown</w:delText>
        </w:r>
      </w:del>
      <w:ins w:id="9110" w:author="Anas Ghawanmeh" w:date="2026-10-06T00:00:00Z">
        <w:r>
          <w:t xml:space="preserve">presented</w:t>
        </w:r>
      </w:ins>
      <w:r>
        <w:t xml:space="preserve"> in Figure 1. The </w:t>
      </w:r>
      <w:del w:id="9111" w:author="Anas Ghawanmeh" w:date="2026-10-06T00:00:00Z">
        <w:r>
          <w:delText xml:space="preserve">WTW boundary splits into two stages:</w:delText>
        </w:r>
      </w:del>
      <w:ins w:id="9112" w:author="Anas Ghawanmeh" w:date="2026-10-06T00:00:00Z">
        <w:r>
          <w:t xml:space="preserve">boundary comprises two stages:</w:t>
        </w:r>
      </w:ins>
    </w:p>
    <w:p>
      <w:pPr>
        <w:pStyle w:val="ListParagraph"/>
        <w:numPr>
          <w:ilvl w:val="0"/>
          <w:numId w:val="1"/>
        </w:numPr>
        <w:spacing w:after="150"/>
      </w:pPr>
      <w:del w:id="9113" w:author="Anas Ghawanmeh" w:date="2026-10-06T00:00:00Z">
        <w:r>
          <w:delText xml:space="preserve">Well-to-Tank (WTT): everything upstream — extracting crude oil, shipping it to Aqaba, refining it</w:delText>
        </w:r>
      </w:del>
      <w:ins w:id="9114" w:author="Anas Ghawanmeh" w:date="2026-10-06T00:00:00Z">
        <w:r>
          <w:t xml:space="preserve">Well-to-Tank (WTT): the fuel cycle — crude extraction, shipping to the Port of Aqaba, processing</w:t>
        </w:r>
      </w:ins>
      <w:r>
        <w:t xml:space="preserve"> at the Jordan Petroleum Refinery Company, and </w:t>
      </w:r>
      <w:del w:id="9115" w:author="Anas Ghawanmeh" w:date="2026-10-06T00:00:00Z">
        <w:r>
          <w:delText xml:space="preserve">distributing it nationally. For electric vehicles, the equivalent is the “electricity cycle”: generation from Jordan’s grid, a mix of</w:delText>
        </w:r>
      </w:del>
      <w:ins w:id="9116" w:author="Anas Ghawanmeh" w:date="2026-10-06T00:00:00Z">
        <w:r>
          <w:t xml:space="preserve">distribution within Jordan by tanker trucks, an energy-intensive supply chain (MEMR, 2022; World Bank, 2022). For EVs, the corresponding pathway is the “electricity cycle,” comprising generation, transmission and distribution on a national grid supplied by</w:t>
        </w:r>
      </w:ins>
      <w:r>
        <w:t xml:space="preserve"> imported natural gas, domestic oil </w:t>
      </w:r>
      <w:del w:id="9117" w:author="Anas Ghawanmeh" w:date="2026-10-06T00:00:00Z">
        <w:r>
          <w:delText xml:space="preserve">shale, and about</w:delText>
        </w:r>
      </w:del>
      <w:ins w:id="9118" w:author="Anas Ghawanmeh" w:date="2026-10-06T00:00:00Z">
        <w:r>
          <w:t xml:space="preserve">shale and roughly</w:t>
        </w:r>
      </w:ins>
      <w:r>
        <w:t xml:space="preserve"> 27% renewables (NEPCO, 2022). </w:t>
      </w:r>
      <w:del w:id="9119" w:author="Anas Ghawanmeh" w:date="2026-10-06T00:00:00Z">
        <w:r>
          <w:delText xml:space="preserve">Modelling this cycle accurately is essential to pin down the grid penalty of charging an EV where most grid power still comes from fossil fuels</w:delText>
        </w:r>
      </w:del>
      <w:ins w:id="9120" w:author="Anas Ghawanmeh" w:date="2026-10-06T00:00:00Z">
        <w:r>
          <w:t xml:space="preserve">A country-specific procedure based on “market for electricity, medium voltage [JO]” ensured that charging burdens reflect the real carbon content of Jordanian power, independently reported at approximately 391 gCO₂-eq/kWh (Low Carbon Power, 2022). Precise representation of this pathway is essential for quantifying the grid penalty where generation remains predominantly fossil-based</w:t>
        </w:r>
      </w:ins>
      <w:r>
        <w:t xml:space="preserve"> (Evensen et al., 2025).</w:t>
      </w:r>
    </w:p>
    <w:p>
      <w:pPr>
        <w:pStyle w:val="ListParagraph"/>
        <w:numPr>
          <w:ilvl w:val="0"/>
          <w:numId w:val="1"/>
        </w:numPr>
        <w:spacing w:after="150"/>
      </w:pPr>
      <w:del w:id="9121" w:author="Anas Ghawanmeh" w:date="2026-10-06T00:00:00Z">
        <w:r>
          <w:delText xml:space="preserve">Tank-to-Wheel (TTW): the vehicle-operation stage — tailpipe emissions for combustion</w:delText>
        </w:r>
      </w:del>
      <w:ins w:id="9122" w:author="Anas Ghawanmeh" w:date="2026-10-06T00:00:00Z">
        <w:r>
          <w:t xml:space="preserve">Tank-to-Wheel (TTW): the operational stage — emissions resulting from fuel combustion inside the engine of conventional</w:t>
        </w:r>
      </w:ins>
      <w:r>
        <w:t xml:space="preserve"> vehicles, plus brake and tyre </w:t>
      </w:r>
      <w:del w:id="9123" w:author="Anas Ghawanmeh" w:date="2026-10-06T00:00:00Z">
        <w:r>
          <w:delText xml:space="preserve">wear common to all vehicles. EVs produce zero TTW emissions, which is where their local air-quality benefit comes from.</w:delText>
        </w:r>
      </w:del>
      <w:ins w:id="9124" w:author="Anas Ghawanmeh" w:date="2026-10-06T00:00:00Z">
        <w:r>
          <w:t xml:space="preserve">abrasion shared by every vehicle type. EVs have no TTW exhaust, which explains their local air-quality benefit.</w:t>
        </w:r>
      </w:ins>
    </w:p>
    <w:p>
      <w:pPr>
        <w:spacing w:after="200" w:before="20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200400"/>
                    </a:xfrm>
                    <a:prstGeom prst="rect">
                      <a:avLst/>
                    </a:prstGeom>
                  </pic:spPr>
                </pic:pic>
              </a:graphicData>
            </a:graphic>
          </wp:inline>
        </w:drawing>
      </w:r>
    </w:p>
    <w:p>
      <w:pPr>
        <w:spacing w:after="300"/>
        <w:jc w:val="center"/>
      </w:pPr>
      <w:del w:id="9125" w:author="Anas Ghawanmeh" w:date="2026-10-06T00:00:00Z">
        <w:r>
          <w:rPr>
            <w:i/>
            <w:iCs/>
            <w:sz w:val="20"/>
            <w:szCs w:val="20"/>
          </w:rPr>
          <w:delText xml:space="preserve">Figure 1: System boundary for the life cycle assessment of Jordan’s transport sector.</w:delText>
        </w:r>
      </w:del>
      <w:ins w:id="9126" w:author="Anas Ghawanmeh" w:date="2026-10-06T00:00:00Z">
        <w:r>
          <w:rPr>
            <w:i/>
            <w:iCs/>
            <w:sz w:val="20"/>
            <w:szCs w:val="20"/>
          </w:rPr>
          <w:t xml:space="preserve">Figure 1: Well-to-Wheel LCA system boundary for the transport sector of Jordan.</w:t>
        </w:r>
      </w:ins>
    </w:p>
    <w:p>
      <w:pPr>
        <w:spacing w:after="200" w:line="276"/>
      </w:pPr>
      <w:del w:id="9127" w:author="Anas Ghawanmeh" w:date="2026-10-06T00:00:00Z">
        <w:r>
          <w:delText xml:space="preserve">The assessment focuses on real-world operational energy use and deliberately excludes</w:delText>
        </w:r>
      </w:del>
      <w:ins w:id="9128" w:author="Anas Ghawanmeh" w:date="2026-10-06T00:00:00Z">
        <w:r>
          <w:t xml:space="preserve">Attention is placed on practical energy use during operation;</w:t>
        </w:r>
      </w:ins>
      <w:r>
        <w:t xml:space="preserve"> vehicle manufacturing (cradle-to-gate) and </w:t>
      </w:r>
      <w:del w:id="9129" w:author="Anas Ghawanmeh" w:date="2026-10-06T00:00:00Z">
        <w:r>
          <w:delText xml:space="preserve">end-of-life disposal (grave-to-cradle). This keeps the study aligned with Jordan’s national emissions-reporting format and avoids double-counting manufacturing impacts</w:delText>
        </w:r>
      </w:del>
      <w:ins w:id="9130" w:author="Anas Ghawanmeh" w:date="2026-10-06T00:00:00Z">
        <w:r>
          <w:t xml:space="preserve">final disposal (grave-to-cradle) were strictly excluded from the scope. Such exclusion harmonizes the scope with the national guidelines on emissions inventory reporting and prevents double counting of production burdens</w:t>
        </w:r>
      </w:ins>
      <w:r>
        <w:t xml:space="preserve"> that belong to the countries </w:t>
      </w:r>
      <w:del w:id="9131" w:author="Anas Ghawanmeh" w:date="2026-10-06T00:00:00Z">
        <w:r>
          <w:delText xml:space="preserve">that actually build the chassis and batteries Jordan imports. The wider literature is clear that EVs carry a higher upfront carbon and material cost than conventional vehicles during</w:delText>
        </w:r>
      </w:del>
      <w:ins w:id="9132" w:author="Anas Ghawanmeh" w:date="2026-10-06T00:00:00Z">
        <w:r>
          <w:t xml:space="preserve">manufacturing the imported bodies and batteries, since Jordan does not currently possess a domestic vehicle manufacturing base. Published evidence confirms that EV production entails greater initial carbon and material loads than conventional</w:t>
        </w:r>
      </w:ins>
      <w:r>
        <w:t xml:space="preserve"> manufacturing (IEA, 2024; Qiao et al., 2019); </w:t>
      </w:r>
      <w:del w:id="9133" w:author="Anas Ghawanmeh" w:date="2026-10-06T00:00:00Z">
        <w:r>
          <w:delText xml:space="preserve">leaving that phase out keeps this assessment focused squarely on domestic energy flows and the operational choices Jordanian policymakers can actually influence, without duplicating impacts that other countries already report in their own inventories.</w:delText>
        </w:r>
      </w:del>
      <w:ins w:id="9134" w:author="Anas Ghawanmeh" w:date="2026-10-06T00:00:00Z">
        <w:r>
          <w:t xml:space="preserve">omitting this stage concentrates the analysis on national energy flows and on operational decisions within the control of Jordanian authorities, without repeating burdens already recorded in other nations’ inventories.</w:t>
        </w:r>
      </w:ins>
    </w:p>
    <w:p>
      <w:pPr>
        <w:pStyle w:val="Heading2"/>
        <w:spacing w:after="150" w:before="300"/>
      </w:pPr>
      <w:r>
        <w:rPr>
          <w:b/>
          <w:bCs/>
        </w:rPr>
        <w:t xml:space="preserve">2.3 Life Cycle Impact Assessment</w:t>
      </w:r>
    </w:p>
    <w:p>
      <w:pPr>
        <w:spacing w:after="200" w:line="276"/>
      </w:pPr>
      <w:del w:id="9135" w:author="Anas Ghawanmeh" w:date="2026-10-06T00:00:00Z">
        <w:r>
          <w:delText xml:space="preserve">Every life-cycle input in this study is scored using the</w:delText>
        </w:r>
      </w:del>
      <w:ins w:id="9136" w:author="Anas Ghawanmeh" w:date="2026-10-06T00:00:00Z">
        <w:r>
          <w:t xml:space="preserve">Every input was characterized with</w:t>
        </w:r>
      </w:ins>
      <w:r>
        <w:t xml:space="preserve"> ReCiPe 2016 Endpoint (H) </w:t>
      </w:r>
      <w:del w:id="9137" w:author="Anas Ghawanmeh" w:date="2026-10-06T00:00:00Z">
        <w:r>
          <w:delText xml:space="preserve">method. The Hierarchist (H) perspective, as described</w:delText>
        </w:r>
      </w:del>
      <w:ins w:id="9138" w:author="Anas Ghawanmeh" w:date="2026-10-06T00:00:00Z">
        <w:r>
          <w:t xml:space="preserve">(Huijbregts et al., 2017). As explained</w:t>
        </w:r>
      </w:ins>
      <w:r>
        <w:t xml:space="preserve"> by Bare et al. (2002), </w:t>
      </w:r>
      <w:del w:id="9139" w:author="Anas Ghawanmeh" w:date="2026-10-06T00:00:00Z">
        <w:r>
          <w:delText xml:space="preserve">is well suited to national-level strategic planning because it reflects a broadly agreed scientific consensus rather than</w:delText>
        </w:r>
      </w:del>
      <w:ins w:id="9140" w:author="Anas Ghawanmeh" w:date="2026-10-06T00:00:00Z">
        <w:r>
          <w:t xml:space="preserve">the Hierarchist (H) perspective fits national strategic planning, since it represents a widely accepted scientific consensus instead of</w:t>
        </w:r>
      </w:ins>
      <w:r>
        <w:t xml:space="preserve"> an extreme optimistic or pessimistic </w:t>
      </w:r>
      <w:del w:id="9141" w:author="Anas Ghawanmeh" w:date="2026-10-06T00:00:00Z">
        <w:r>
          <w:delText xml:space="preserve">view. It lets us examine decarbonization trade-offs from two angles:</w:delText>
        </w:r>
      </w:del>
      <w:ins w:id="9142" w:author="Anas Ghawanmeh" w:date="2026-10-06T00:00:00Z">
        <w:r>
          <w:t xml:space="preserve">position. It was selected because of its ability to report environmental burdens at two different levels:</w:t>
        </w:r>
      </w:ins>
    </w:p>
    <w:p>
      <w:pPr>
        <w:pStyle w:val="ListParagraph"/>
        <w:numPr>
          <w:ilvl w:val="0"/>
          <w:numId w:val="1"/>
        </w:numPr>
        <w:spacing w:after="150"/>
      </w:pPr>
      <w:del w:id="9143" w:author="Anas Ghawanmeh" w:date="2026-10-06T00:00:00Z">
        <w:r>
          <w:delText xml:space="preserve">Midpoint indicators (problem-oriented): early-stage measures across 18 impact categories, of which this paper highlights Global Warming Potential, fine particulate matter (PM2.5),</w:delText>
        </w:r>
      </w:del>
      <w:ins w:id="9144" w:author="Anas Ghawanmeh" w:date="2026-10-06T00:00:00Z">
        <w:r>
          <w:t xml:space="preserve">Midpoints (problem-oriented): eighteen categories in total, among which this paper emphasizes GWP100, PM2.5 formation,</w:t>
        </w:r>
      </w:ins>
      <w:r>
        <w:t xml:space="preserve"> stratospheric ozone depletion, human non-carcinogenic </w:t>
      </w:r>
      <w:del w:id="9145" w:author="Anas Ghawanmeh" w:date="2026-10-06T00:00:00Z">
        <w:r>
          <w:delText xml:space="preserve">toxicity, and mineral resource scarcity. These midpoints make the pollution swap concrete — shifting commuters from cars</w:delText>
        </w:r>
      </w:del>
      <w:ins w:id="9146" w:author="Anas Ghawanmeh" w:date="2026-10-06T00:00:00Z">
        <w:r>
          <w:t xml:space="preserve">toxicity and mineral resource scarcity, chosen for their direct relevance to GHGs and SLCPs. They allow the pollution swap to be quantified; transferring car users</w:t>
        </w:r>
      </w:ins>
      <w:r>
        <w:t xml:space="preserve"> to diesel buses can lower GWP while raising </w:t>
      </w:r>
      <w:del w:id="9147" w:author="Anas Ghawanmeh" w:date="2026-10-06T00:00:00Z">
        <w:r>
          <w:delText xml:space="preserve">PM2.5 sharply enough to create a real local air-quality problem</w:delText>
        </w:r>
      </w:del>
      <w:ins w:id="9148" w:author="Anas Ghawanmeh" w:date="2026-10-06T00:00:00Z">
        <w:r>
          <w:t xml:space="preserve">particulate formation to a degree that creates a genuine local air-quality concern</w:t>
        </w:r>
      </w:ins>
      <w:r>
        <w:t xml:space="preserve"> (Fantke et al., 2017).</w:t>
      </w:r>
    </w:p>
    <w:p>
      <w:pPr>
        <w:pStyle w:val="ListParagraph"/>
        <w:numPr>
          <w:ilvl w:val="0"/>
          <w:numId w:val="1"/>
        </w:numPr>
        <w:spacing w:after="150"/>
      </w:pPr>
      <w:del w:id="9149" w:author="Anas Ghawanmeh" w:date="2026-10-06T00:00:00Z">
        <w:r>
          <w:delText xml:space="preserve">Endpoint indicators (damage-oriented): these roll the midpoints up into three overarching</w:delText>
        </w:r>
      </w:del>
      <w:ins w:id="9150" w:author="Anas Ghawanmeh" w:date="2026-10-06T00:00:00Z">
        <w:r>
          <w:t xml:space="preserve">Endpoints (damage-oriented): midpoints are aggregated into three</w:t>
        </w:r>
      </w:ins>
      <w:r>
        <w:t xml:space="preserve"> areas of protection — human health </w:t>
      </w:r>
      <w:del w:id="9151" w:author="Anas Ghawanmeh" w:date="2026-10-06T00:00:00Z">
        <w:r>
          <w:delText xml:space="preserve">(Disability-Adjusted Life Years), ecosystem quality (species.yr), and resource depletion (USD). DALYs are the bridge between engineering and public health, translating tailpipe and grid emissions directly into years of healthy life lost. The resource-depletion endpoint lets us compare the geological depletion tied to fossil fuels against the mineral depletion tied to EV batteries, framing the transition as a shift in what resources we depend on rather than a clean removal of environmental cost.</w:delText>
        </w:r>
      </w:del>
      <w:ins w:id="9152" w:author="Anas Ghawanmeh" w:date="2026-10-06T00:00:00Z">
        <w:r>
          <w:t xml:space="preserve">(DALYs), ecosystem quality (species.yr) and resources (USD). DALYs link environmental engineering with public health, converting exhaust and power-plant emissions into lost years of healthy life. The resource indicator compares fossil depletion with the depletion of battery minerals, showing that the transition changes the type of resource dependence rather than eliminating environmental cost.</w:t>
        </w:r>
      </w:ins>
    </w:p>
    <w:p>
      <w:pPr>
        <w:pStyle w:val="Heading2"/>
        <w:spacing w:after="150" w:before="300"/>
      </w:pPr>
      <w:r>
        <w:rPr>
          <w:b/>
          <w:bCs/>
        </w:rPr>
        <w:t xml:space="preserve">2.4 Scenario Design</w:t>
      </w:r>
    </w:p>
    <w:p>
      <w:pPr>
        <w:spacing w:after="200" w:line="276"/>
      </w:pPr>
      <w:del w:id="9153" w:author="Anas Ghawanmeh" w:date="2026-10-06T00:00:00Z">
        <w:r>
          <w:delText xml:space="preserve">We built four mitigation scenarios to isolate how the grid penalty and pollution swap actually play out, following the Avoid-Shift-Improve framework and Jordan’s own strategic priorities</w:delText>
        </w:r>
      </w:del>
      <w:ins w:id="9154" w:author="Anas Ghawanmeh" w:date="2026-10-06T00:00:00Z">
        <w:r>
          <w:t xml:space="preserve">Guided by the A-S-I framework and by national priorities set in the NDC and the National Climate Change Policy 2022–2050</w:t>
        </w:r>
      </w:ins>
      <w:r>
        <w:t xml:space="preserve"> (Jarre et al., 2024; Ministry of Environment, </w:t>
      </w:r>
      <w:del w:id="9155" w:author="Anas Ghawanmeh" w:date="2026-10-06T00:00:00Z">
        <w:r>
          <w:delText xml:space="preserve">2021), as shown in Figure 2.</w:delText>
        </w:r>
      </w:del>
      <w:ins w:id="9156" w:author="Anas Ghawanmeh" w:date="2026-10-06T00:00:00Z">
        <w:r>
          <w:t xml:space="preserve">2021; MoEnv, 2022), four mitigation scenarios were designed to isolate the real behaviour of the grid penalty and the pollution swap, as summarized in Figure 2. For each case, the baseline configuration was repeated and renamed, and specific parameters were altered to represent the corresponding initiative.</w:t>
        </w:r>
      </w:ins>
    </w:p>
    <w:p>
      <w:pPr>
        <w:spacing w:after="200" w:before="20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52650"/>
                    </a:xfrm>
                    <a:prstGeom prst="rect">
                      <a:avLst/>
                    </a:prstGeom>
                  </pic:spPr>
                </pic:pic>
              </a:graphicData>
            </a:graphic>
          </wp:inline>
        </w:drawing>
      </w:r>
    </w:p>
    <w:p>
      <w:pPr>
        <w:spacing w:after="300"/>
        <w:jc w:val="center"/>
      </w:pPr>
      <w:r>
        <w:rPr>
          <w:i/>
          <w:iCs/>
          <w:sz w:val="20"/>
          <w:szCs w:val="20"/>
        </w:rPr>
        <w:t xml:space="preserve">Figure 2: Roadmap of mitigation scenarios and the modelling inputs used in SimaPro.</w:t>
      </w:r>
    </w:p>
    <w:p>
      <w:pPr>
        <w:spacing w:after="200" w:line="276"/>
      </w:pPr>
      <w:del w:id="9157" w:author="Anas Ghawanmeh" w:date="2026-10-06T00:00:00Z">
        <w:r>
          <w:delText xml:space="preserve">The scenarios compared were:</w:delText>
        </w:r>
      </w:del>
      <w:ins w:id="9158" w:author="Anas Ghawanmeh" w:date="2026-10-06T00:00:00Z">
        <w:r>
          <w:t xml:space="preserve">The following scenarios were evaluated:</w:t>
        </w:r>
      </w:ins>
    </w:p>
    <w:p>
      <w:pPr>
        <w:pStyle w:val="ListParagraph"/>
        <w:numPr>
          <w:ilvl w:val="0"/>
          <w:numId w:val="1"/>
        </w:numPr>
        <w:spacing w:after="150"/>
      </w:pPr>
      <w:r>
        <w:t xml:space="preserve">Baseline (Status Quo 2022): </w:t>
      </w:r>
      <w:del w:id="9159" w:author="Anas Ghawanmeh" w:date="2026-10-06T00:00:00Z">
        <w:r>
          <w:delText xml:space="preserve">today’s real operating environment for Jordanian road transport, with no new policy applied — a fleet still dominated by</w:delText>
        </w:r>
      </w:del>
      <w:ins w:id="9160" w:author="Anas Ghawanmeh" w:date="2026-10-06T00:00:00Z">
        <w:r>
          <w:t xml:space="preserve">the “Business-as-Usual” (BAU) reference, involving no policy actions beyond those in force by 2022. Approximately 1.85 million registered vehicles, mostly</w:t>
        </w:r>
      </w:ins>
      <w:r>
        <w:t xml:space="preserve"> gasoline cars and diesel trucks </w:t>
      </w:r>
      <w:del w:id="9161" w:author="Anas Ghawanmeh" w:date="2026-10-06T00:00:00Z">
        <w:r>
          <w:delText xml:space="preserve">running on imported fuel, charged against Jordan’s 2022 grid mix (NEPCO, 2022). Every other scenario in this study is measured against this baseline.</w:delText>
        </w:r>
      </w:del>
      <w:ins w:id="9162" w:author="Anas Ghawanmeh" w:date="2026-10-06T00:00:00Z">
        <w:r>
          <w:t xml:space="preserve">fuelled by imports (Ghawanmeh, 2026), are represented, and EVs draw power from the 2022 generation mix (NEPCO, 2022). Separate process definitions for every vehicle and fuel type were linked into a final national assembly, each scaled to one unit equivalent to the total annual activity of that fleet type. Every alternative is evaluated relative to this reference.</w:t>
        </w:r>
      </w:ins>
    </w:p>
    <w:p>
      <w:pPr>
        <w:pStyle w:val="ListParagraph"/>
        <w:numPr>
          <w:ilvl w:val="0"/>
          <w:numId w:val="1"/>
        </w:numPr>
        <w:spacing w:after="150"/>
      </w:pPr>
      <w:r>
        <w:t xml:space="preserve">Scenario 1 — Promoting EVs (technological substitution): </w:t>
      </w:r>
      <w:del w:id="9163" w:author="Anas Ghawanmeh" w:date="2026-10-06T00:00:00Z">
        <w:r>
          <w:delText xml:space="preserve">20% of the private gasoline fleet is switched to battery electric vehicles, still charged from Jordan’s current fossil-heavy grid. This scenario is designed specifically to test the limits of the grid penalty — does the upstream power-plant burden cancel out the tailpipe savings?</w:delText>
        </w:r>
      </w:del>
      <w:ins w:id="9164" w:author="Anas Ghawanmeh" w:date="2026-10-06T00:00:00Z">
        <w:r>
          <w:t xml:space="preserve">one fifth of private gasoline cars are switched to BEVs that continue to charge from today’s fossil-heavy grid. Gasoline consumption was lowered by the same proportion as the displaced conventional vehicles, and the amount reduced was translated into equivalent kWh supplied to the EV process via “market for electricity, medium voltage [JO].” The case examines how far the grid penalty extends, i.e., whether power-sector burdens offset the avoided exhaust</w:t>
        </w:r>
      </w:ins>
      <w:r>
        <w:t xml:space="preserve"> (Evensen et al., 2025).</w:t>
      </w:r>
    </w:p>
    <w:p>
      <w:pPr>
        <w:pStyle w:val="ListParagraph"/>
        <w:numPr>
          <w:ilvl w:val="0"/>
          <w:numId w:val="1"/>
        </w:numPr>
        <w:spacing w:after="150"/>
      </w:pPr>
      <w:r>
        <w:t xml:space="preserve">Scenario 2 — Enhancing Public Transportation (modal shift): </w:t>
      </w:r>
      <w:del w:id="9165" w:author="Anas Ghawanmeh" w:date="2026-10-06T00:00:00Z">
        <w:r>
          <w:delText xml:space="preserve">passenger-kilometres shift from private gasoline cars to a conventional diesel bus fleet. This scenario is built to surface</w:delText>
        </w:r>
      </w:del>
      <w:ins w:id="9166" w:author="Anas Ghawanmeh" w:date="2026-10-06T00:00:00Z">
        <w:r>
          <w:t xml:space="preserve">private car passenger-kilometres are reassigned to conventional diesel buses, modelled with an Ecoinvent dataset for a modern European bus fleet; the diesel needed to serve the new passenger demand was estimated and entered as an input. This allows direct comparison between avoided gasoline emissions and incurred bus emissions, exposing</w:t>
        </w:r>
      </w:ins>
      <w:r>
        <w:t xml:space="preserve"> the pollution swap — </w:t>
      </w:r>
      <w:del w:id="9167" w:author="Anas Ghawanmeh" w:date="2026-10-06T00:00:00Z">
        <w:r>
          <w:delText xml:space="preserve">how much aggregate CO2 falls against how much localized</w:delText>
        </w:r>
      </w:del>
      <w:ins w:id="9168" w:author="Anas Ghawanmeh" w:date="2026-10-06T00:00:00Z">
        <w:r>
          <w:t xml:space="preserve">the balance between lower total CO₂ and higher local</w:t>
        </w:r>
      </w:ins>
      <w:r>
        <w:t xml:space="preserve"> toxic and particulate pollution </w:t>
      </w:r>
      <w:del w:id="9169" w:author="Anas Ghawanmeh" w:date="2026-10-06T00:00:00Z">
        <w:r>
          <w:delText xml:space="preserve">rises (Grutter, 2014).</w:delText>
        </w:r>
      </w:del>
      <w:ins w:id="9170" w:author="Anas Ghawanmeh" w:date="2026-10-06T00:00:00Z">
        <w:r>
          <w:t xml:space="preserve">(Grutter, 2014).</w:t>
        </w:r>
      </w:ins>
    </w:p>
    <w:p>
      <w:pPr>
        <w:pStyle w:val="ListParagraph"/>
        <w:numPr>
          <w:ilvl w:val="0"/>
          <w:numId w:val="1"/>
        </w:numPr>
        <w:spacing w:after="150"/>
      </w:pPr>
      <w:r>
        <w:t xml:space="preserve">Scenario 3 — Stricter Emission Standards (end-of-pipe mitigation): </w:t>
      </w:r>
      <w:del w:id="9171" w:author="Anas Ghawanmeh" w:date="2026-10-06T00:00:00Z">
        <w:r>
          <w:delText xml:space="preserve">the fleet moves to Euro 6 engines and premium, ultra-low-sulphur fuel. This tests whether cleaner combustion alone</w:delText>
        </w:r>
      </w:del>
      <w:ins w:id="9172" w:author="Anas Ghawanmeh" w:date="2026-10-06T00:00:00Z">
        <w:r>
          <w:t xml:space="preserve">Euro 6 engines are introduced, and regular gasoline is partly substituted with premium, low-sulphur fuel. The case examines whether improved combustion by itself</w:t>
        </w:r>
      </w:ins>
      <w:r>
        <w:t xml:space="preserve"> can deliver the deep cuts </w:t>
      </w:r>
      <w:del w:id="9173" w:author="Anas Ghawanmeh" w:date="2026-10-06T00:00:00Z">
        <w:r>
          <w:delText xml:space="preserve">required under international climate commitments (UNFCCC, 2022).</w:delText>
        </w:r>
      </w:del>
      <w:ins w:id="9174" w:author="Anas Ghawanmeh" w:date="2026-10-06T00:00:00Z">
        <w:r>
          <w:t xml:space="preserve">demanded by international climate obligations (UNFCCC, 2022).</w:t>
        </w:r>
      </w:ins>
    </w:p>
    <w:p>
      <w:pPr>
        <w:pStyle w:val="ListParagraph"/>
        <w:numPr>
          <w:ilvl w:val="0"/>
          <w:numId w:val="1"/>
        </w:numPr>
        <w:spacing w:after="150"/>
      </w:pPr>
      <w:r>
        <w:t xml:space="preserve">Scenario 4 — Full Transformation (deep decarbonization): </w:t>
      </w:r>
      <w:del w:id="9175" w:author="Anas Ghawanmeh" w:date="2026-10-06T00:00:00Z">
        <w:r>
          <w:delText xml:space="preserve">100% of the fleet is electrified. This is the ceiling case, showing the full potential</w:delText>
        </w:r>
      </w:del>
      <w:ins w:id="9176" w:author="Anas Ghawanmeh" w:date="2026-10-06T00:00:00Z">
        <w:r>
          <w:t xml:space="preserve">the maximum theoretical mitigation, converting one hundred percent of the fleet to electric power; gasoline, hybrid and diesel inputs were intentionally set to zero, and the total energy content of the displaced fuels was converted into the aggregate kWh drawn from the Jordanian grid. It reveals the upper limit</w:t>
        </w:r>
      </w:ins>
      <w:r>
        <w:t xml:space="preserve"> of the “Improve” pillar and </w:t>
      </w:r>
      <w:del w:id="9177" w:author="Anas Ghawanmeh" w:date="2026-10-06T00:00:00Z">
        <w:r>
          <w:delText xml:space="preserve">underlining why electrification only pays off in full once it is paired with a renewable grid (IPCC, 2022).</w:delText>
        </w:r>
      </w:del>
      <w:ins w:id="9178" w:author="Anas Ghawanmeh" w:date="2026-10-06T00:00:00Z">
        <w:r>
          <w:t xml:space="preserve">shows that electrification realizes its complete benefit only in combination with renewable generation (IPCC, 2022).</w:t>
        </w:r>
      </w:ins>
    </w:p>
    <w:p>
      <w:pPr>
        <w:pStyle w:val="Heading2"/>
        <w:spacing w:after="150" w:before="300"/>
      </w:pPr>
      <w:r>
        <w:rPr>
          <w:b/>
          <w:bCs/>
        </w:rPr>
        <w:t xml:space="preserve">2.5 Uncertainty Analysis: Monte Carlo Simulation</w:t>
      </w:r>
    </w:p>
    <w:p>
      <w:pPr>
        <w:spacing w:after="200" w:line="276"/>
      </w:pPr>
      <w:del w:id="9179" w:author="Anas Ghawanmeh" w:date="2026-10-06T00:00:00Z">
        <w:r>
          <w:delText xml:space="preserve">A standard, deterministic LCA cannot capture how volatile a developing-country transport system actually is</w:delText>
        </w:r>
      </w:del>
      <w:ins w:id="9180" w:author="Anas Ghawanmeh" w:date="2026-10-06T00:00:00Z">
        <w:r>
          <w:t xml:space="preserve">The traditional deterministic LCA lacks the dynamic information needed to assess the volatility of transport networks in developing economies</w:t>
        </w:r>
      </w:ins>
      <w:r>
        <w:t xml:space="preserve"> (Igos et al., 2019; Bisinella et al., 2021). </w:t>
      </w:r>
      <w:del w:id="9181" w:author="Anas Ghawanmeh" w:date="2026-10-06T00:00:00Z">
        <w:r>
          <w:delText xml:space="preserve">To</w:delText>
        </w:r>
      </w:del>
      <w:ins w:id="9182" w:author="Anas Ghawanmeh" w:date="2026-10-06T00:00:00Z">
        <w:r>
          <w:t xml:space="preserve">Therefore, a probabilistic uncertainty analysis was performed to</w:t>
        </w:r>
      </w:ins>
      <w:r>
        <w:t xml:space="preserve"> test the grid penalty and pollution swap hypotheses against real-world </w:t>
      </w:r>
      <w:del w:id="9183" w:author="Anas Ghawanmeh" w:date="2026-10-06T00:00:00Z">
        <w:r>
          <w:delText xml:space="preserve">variation, we ran a 10,000-iteration Monte Carlo simulation in Python, following established LCA uncertainty practice (Henriksson et al., 2015). The simulation worked at three levels:</w:delText>
        </w:r>
      </w:del>
      <w:ins w:id="9184" w:author="Anas Ghawanmeh" w:date="2026-10-06T00:00:00Z">
        <w:r>
          <w:t xml:space="preserve">data variation: a Monte Carlo simulation (10,000 trials) was coded in Python following the best practice outlined by Henriksson et al. (2015). Probability distributions were assigned to key inventory parameters, producing a stochastic evaluation on three levels:</w:t>
        </w:r>
      </w:ins>
    </w:p>
    <w:p>
      <w:pPr>
        <w:pStyle w:val="ListParagraph"/>
        <w:numPr>
          <w:ilvl w:val="0"/>
          <w:numId w:val="1"/>
        </w:numPr>
        <w:spacing w:after="150"/>
      </w:pPr>
      <w:del w:id="9185" w:author="Anas Ghawanmeh" w:date="2026-10-06T00:00:00Z">
        <w:r>
          <w:delText xml:space="preserve">Micro-level vehicle dynamics (the grid penalty): rather than relying on single average values, we used Normal distributions to simulate WTW CO2 footprints for combustion vehicles under real driving cycles, congestion, and air-travel</w:delText>
        </w:r>
      </w:del>
      <w:ins w:id="9186" w:author="Anas Ghawanmeh" w:date="2026-10-06T00:00:00Z">
        <w:r>
          <w:t xml:space="preserve">Micro-level vehicle dynamics (grid penalty): probabilistic ranges replaced static averages; Normal distributions simulated the WTW CO₂ footprint of combustion vehicles based on actual driving cycles, traffic congestion and air travel</w:t>
        </w:r>
      </w:ins>
      <w:r>
        <w:t xml:space="preserve"> conditions (Cox et al., 2020; Cox et al., </w:t>
      </w:r>
      <w:del w:id="9187" w:author="Anas Ghawanmeh" w:date="2026-10-06T00:00:00Z">
        <w:r>
          <w:delText xml:space="preserve">2018), and Triangular distributions for EVs to capture worst-case summer air-conditioning load on the battery (Alotaibi et al., 2022). This produced probability density functions that show exactly where</w:delText>
        </w:r>
      </w:del>
      <w:ins w:id="9188" w:author="Anas Ghawanmeh" w:date="2026-10-06T00:00:00Z">
        <w:r>
          <w:t xml:space="preserve">2018). Triangular distributions recalculated the EV footprint dynamically, capturing worst-case peak summer reliance and high battery drain from heavy air-conditioning use in the Middle East (Alotaibi et al., 2022; Koç et al., 2023), where HVAC loads may increase consumption by 20–50% (Alarrouqi et al., 2024). The resulting density curves reveal the point at which</w:t>
        </w:r>
      </w:ins>
      <w:r>
        <w:t xml:space="preserve"> the grid penalty ends.</w:t>
      </w:r>
    </w:p>
    <w:p>
      <w:pPr>
        <w:pStyle w:val="ListParagraph"/>
        <w:numPr>
          <w:ilvl w:val="0"/>
          <w:numId w:val="1"/>
        </w:numPr>
        <w:spacing w:after="150"/>
      </w:pPr>
      <w:del w:id="9189" w:author="Anas Ghawanmeh" w:date="2026-10-06T00:00:00Z">
        <w:r>
          <w:delText xml:space="preserve">Micro-level toxicity (the pollution swap): PM2.5 emissions from diesel buses were modelled per passenger-kilometre, with bus occupancy drawn from a triangular distribution (10 to 60 passengers) based on Grutter (2014) and combined with emission data from EMEP/EEA (2019). This produced the occupancy</w:delText>
        </w:r>
      </w:del>
      <w:ins w:id="9190" w:author="Anas Ghawanmeh" w:date="2026-10-06T00:00:00Z">
        <w:r>
          <w:t xml:space="preserve">Micro-level toxicity (pollution swap): bus-related PM2.5 was expressed on a per passenger-kilometre basis. Occupancy, the primary independent variable, followed a broad triangular distribution of 10–60 riders derived from Grutter (2014), superimposed on emission data for various bus types from EMEP/EEA (2019). From this, the ridership</w:t>
        </w:r>
      </w:ins>
      <w:r>
        <w:t xml:space="preserve"> threshold beyond which a </w:t>
      </w:r>
      <w:del w:id="9191" w:author="Anas Ghawanmeh" w:date="2026-10-06T00:00:00Z">
        <w:r>
          <w:delText xml:space="preserve">full bus finally beats a private car on local toxicity.</w:delText>
        </w:r>
      </w:del>
      <w:ins w:id="9192" w:author="Anas Ghawanmeh" w:date="2026-10-06T00:00:00Z">
        <w:r>
          <w:t xml:space="preserve">bus becomes less toxic locally than a private car was determined.</w:t>
        </w:r>
      </w:ins>
    </w:p>
    <w:p>
      <w:pPr>
        <w:pStyle w:val="ListParagraph"/>
        <w:numPr>
          <w:ilvl w:val="0"/>
          <w:numId w:val="1"/>
        </w:numPr>
        <w:spacing w:after="150"/>
      </w:pPr>
      <w:del w:id="9193" w:author="Anas Ghawanmeh" w:date="2026-10-06T00:00:00Z">
        <w:r>
          <w:delText xml:space="preserve">Macro-level sector-wide scenarios: the four mitigation pathways were compared against the 2022 baseline using triangular distributions for total GWP (Gg CO2-eq) and DALYs, based on the ReCiPe 2016 method</w:delText>
        </w:r>
      </w:del>
      <w:ins w:id="9194" w:author="Anas Ghawanmeh" w:date="2026-10-06T00:00:00Z">
        <w:r>
          <w:t xml:space="preserve">Macro-level sector scenarios: each of the four pathways was set against the 2022 reference, with triangular distributions applied to total GWP (Gg CO₂-eq) and Human Health (DALYs) derived from ReCiPe 2016</w:t>
        </w:r>
      </w:ins>
      <w:r>
        <w:t xml:space="preserve"> (Huijbregts et al., 2017). The </w:t>
      </w:r>
      <w:del w:id="9195" w:author="Anas Ghawanmeh" w:date="2026-10-06T00:00:00Z">
        <w:r>
          <w:delText xml:space="preserve">resulting boxplots</w:delText>
        </w:r>
      </w:del>
      <w:ins w:id="9196" w:author="Anas Ghawanmeh" w:date="2026-10-06T00:00:00Z">
        <w:r>
          <w:t xml:space="preserve">boxplots produced provide statistical confidence intervals and visually</w:t>
        </w:r>
      </w:ins>
      <w:r>
        <w:t xml:space="preserve"> separate “incremental traps” — </w:t>
      </w:r>
      <w:del w:id="9197" w:author="Anas Ghawanmeh" w:date="2026-10-06T00:00:00Z">
        <w:r>
          <w:delText xml:space="preserve">where Scenarios 1 to 3 overlap and cancel each other’s benefit — from genuine structural decarbonization (Scenario 4).</w:delText>
        </w:r>
      </w:del>
      <w:ins w:id="9198" w:author="Anas Ghawanmeh" w:date="2026-10-06T00:00:00Z">
        <w:r>
          <w:t xml:space="preserve">in which Scenarios 1, 2 and 3 overlap and negate policy effectiveness — from structural decarbonization in Scenario 4.</w:t>
        </w:r>
      </w:ins>
    </w:p>
    <w:p>
      <w:pPr>
        <w:pStyle w:val="Heading1"/>
        <w:spacing w:after="200" w:before="400"/>
      </w:pPr>
      <w:r>
        <w:rPr>
          <w:b/>
          <w:bCs/>
        </w:rPr>
        <w:t xml:space="preserve">3. Results</w:t>
      </w:r>
    </w:p>
    <w:p>
      <w:pPr>
        <w:pStyle w:val="Heading2"/>
        <w:spacing w:after="150" w:before="300"/>
      </w:pPr>
      <w:r>
        <w:rPr>
          <w:b/>
          <w:bCs/>
        </w:rPr>
        <w:t xml:space="preserve">3.1 The Baseline Environmental Footprint (2022)</w:t>
      </w:r>
    </w:p>
    <w:p>
      <w:pPr>
        <w:spacing w:after="200" w:line="276"/>
      </w:pPr>
      <w:del w:id="9199" w:author="Anas Ghawanmeh" w:date="2026-10-06T00:00:00Z">
        <w:r>
          <w:delText xml:space="preserve">We built the 2022 operational baseline using the full Well-to-Wheel framework. The picture that emerges is stark: Jordan’s transport sector is heavily</w:delText>
        </w:r>
      </w:del>
      <w:ins w:id="9200" w:author="Anas Ghawanmeh" w:date="2026-10-06T00:00:00Z">
        <w:r>
          <w:t xml:space="preserve">The 2022 operational reference was established within the complete WTW framework, capturing the stress associated with both direct fleet operation and the upstream supply chains of oil and electricity. Findings reveal a sector strongly</w:t>
        </w:r>
      </w:ins>
      <w:r>
        <w:t xml:space="preserve"> reliant on imported fossil </w:t>
      </w:r>
      <w:del w:id="9201" w:author="Anas Ghawanmeh" w:date="2026-10-06T00:00:00Z">
        <w:r>
          <w:delText xml:space="preserve">fuel, and that dependence drives two distinct problems —</w:delText>
        </w:r>
      </w:del>
      <w:ins w:id="9202" w:author="Anas Ghawanmeh" w:date="2026-10-06T00:00:00Z">
        <w:r>
          <w:t xml:space="preserve">energy, a reliance that generates two separate problems:</w:t>
        </w:r>
      </w:ins>
      <w:r>
        <w:t xml:space="preserve"> climate change and public health.</w:t>
      </w:r>
    </w:p>
    <w:p>
      <w:pPr>
        <w:spacing w:after="200" w:line="276"/>
      </w:pPr>
      <w:del w:id="9203" w:author="Anas Ghawanmeh" w:date="2026-10-06T00:00:00Z">
        <w:r>
          <w:delText xml:space="preserve">Total Global Warming Potential for the Jordanian fleet came to roughly 2,800 Gg CO2-eq (Figure 3). Private gasoline vehicles are the single largest contributor, responsible for about 1,270 Gg CO2-eq — nearly half the total.</w:delText>
        </w:r>
      </w:del>
      <w:ins w:id="9204" w:author="Anas Ghawanmeh" w:date="2026-10-06T00:00:00Z">
        <w:r>
          <w:t xml:space="preserve">According to the LCA network analysis (Figure 3), the total carbon footprint base 2022 for the Jordan transport sector is estimated at 2.8 ×10³ Gg CO₂-eq, the aggregate effect of carbon dioxide, methane and nitrous oxide across the fleet. Gasoline vehicles are the largest single emitters, they release 1.27 ×10³ Gg CO₂-eq, almost half of the sector total, which concords with the approximately 60% share of gasoline vehicles in the fleet.</w:t>
        </w:r>
      </w:ins>
    </w:p>
    <w:p>
      <w:pPr>
        <w:spacing w:after="200" w:before="200"/>
        <w:jc w:val="center"/>
      </w:pPr>
      <w:r>
        <w:drawing>
          <wp:inline distT="0" distB="0" distL="0" distR="0">
            <wp:extent cx="54864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124075"/>
                    </a:xfrm>
                    <a:prstGeom prst="rect">
                      <a:avLst/>
                    </a:prstGeom>
                  </pic:spPr>
                </pic:pic>
              </a:graphicData>
            </a:graphic>
          </wp:inline>
        </w:drawing>
      </w:r>
    </w:p>
    <w:p>
      <w:pPr>
        <w:spacing w:after="300"/>
        <w:jc w:val="center"/>
      </w:pPr>
      <w:del w:id="9205" w:author="Anas Ghawanmeh" w:date="2026-10-06T00:00:00Z">
        <w:r>
          <w:rPr>
            <w:i/>
            <w:iCs/>
            <w:sz w:val="20"/>
            <w:szCs w:val="20"/>
          </w:rPr>
          <w:delText xml:space="preserve">Figure 3: Jordan transportation sector baseline (2022) carbon footprint.</w:delText>
        </w:r>
      </w:del>
      <w:ins w:id="9206" w:author="Anas Ghawanmeh" w:date="2026-10-06T00:00:00Z">
        <w:r>
          <w:rPr>
            <w:i/>
            <w:iCs/>
            <w:sz w:val="20"/>
            <w:szCs w:val="20"/>
          </w:rPr>
          <w:t xml:space="preserve">Figure 3: Jordan Transportation sector Baseline 2022 Carbon Footprint.</w:t>
        </w:r>
      </w:ins>
    </w:p>
    <w:p>
      <w:pPr>
        <w:spacing w:after="200" w:line="276"/>
      </w:pPr>
      <w:del w:id="9207" w:author="Anas Ghawanmeh" w:date="2026-10-06T00:00:00Z">
        <w:r>
          <w:delText xml:space="preserve">The full midpoint and endpoint results in Table 1 make one thing clear: judging a fuel source purely on Global Warming Potential misses most of the story. Gasoline drives the bulk of the long-term climate impact, while diesel does disproportionate local damage. Across the 18 midpoint indicators, the impacts fall into three broad areas: human health, ecosystem quality, and resource scarcity.</w:delText>
        </w:r>
      </w:del>
      <w:ins w:id="9208" w:author="Anas Ghawanmeh" w:date="2026-10-06T00:00:00Z">
        <w:r>
          <w:t xml:space="preserve">Table 1 presents the complete midpoint and endpoint findings and demonstrates that judging any fuel solely by GWP overlooks most of its consequences. Long-term climate damage is driven mainly by gasoline, while diesel inflicts a disproportionate share of local harm, reflecting the high SLCP output of heavy-duty diesel engines (Brewer, 2019). The eighteen midpoint categories can be grouped under human health, ecosystem quality and resource scarcity.</w:t>
        </w:r>
      </w:ins>
    </w:p>
    <w:p>
      <w:pPr>
        <w:spacing w:after="200" w:before="200"/>
        <w:jc w:val="center"/>
      </w:pPr>
      <w:r>
        <w:drawing>
          <wp:inline distT="0" distB="0" distL="0" distR="0">
            <wp:extent cx="59436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29025"/>
                    </a:xfrm>
                    <a:prstGeom prst="rect">
                      <a:avLst/>
                    </a:prstGeom>
                  </pic:spPr>
                </pic:pic>
              </a:graphicData>
            </a:graphic>
          </wp:inline>
        </w:drawing>
      </w:r>
    </w:p>
    <w:p>
      <w:pPr>
        <w:spacing w:after="300"/>
        <w:jc w:val="center"/>
      </w:pPr>
      <w:del w:id="9209" w:author="Anas Ghawanmeh" w:date="2026-10-06T00:00:00Z">
        <w:r>
          <w:rPr>
            <w:i/>
            <w:iCs/>
            <w:sz w:val="20"/>
            <w:szCs w:val="20"/>
          </w:rPr>
          <w:delText xml:space="preserve">Table 1: Full midpoint characterization results for the business-as-usual (2022) baseline scenario.</w:delText>
        </w:r>
      </w:del>
      <w:ins w:id="9210" w:author="Anas Ghawanmeh" w:date="2026-10-06T00:00:00Z">
        <w:r>
          <w:rPr>
            <w:i/>
            <w:iCs/>
            <w:sz w:val="20"/>
            <w:szCs w:val="20"/>
          </w:rPr>
          <w:t xml:space="preserve">Table 1: Full results at Midpoint characterization for the BAU scenario (2022).</w:t>
        </w:r>
      </w:ins>
    </w:p>
    <w:p>
      <w:pPr>
        <w:spacing w:after="200" w:line="276"/>
      </w:pPr>
      <w:del w:id="9211" w:author="Anas Ghawanmeh" w:date="2026-10-06T00:00:00Z">
        <w:r>
          <w:delText xml:space="preserve">The public-health picture, measured in Disability-Adjusted Life Years, is severe. Global warming alone accounts for 2,790 DALYs, and fine particulate matter formation adds a further 2,220 DALYs.</w:delText>
        </w:r>
      </w:del>
      <w:ins w:id="9212" w:author="Anas Ghawanmeh" w:date="2026-10-06T00:00:00Z">
        <w:r>
          <w:t xml:space="preserve">Health damage, measured in DALYs, is considerable. Climate change contributes 2,790 DALYs on its own, while particulate formation contributes another 2,220 DALYs — nearly equal to the warming-related damage, showing that local air quality is as important as long-term climate change in attracting attention and effort.</w:t>
        </w:r>
      </w:ins>
    </w:p>
    <w:p>
      <w:pPr>
        <w:spacing w:after="200" w:line="276"/>
      </w:pPr>
      <w:del w:id="9213" w:author="Anas Ghawanmeh" w:date="2026-10-06T00:00:00Z">
        <w:r>
          <w:delText xml:space="preserve">Diesel combustion is the biggest single driver of these health outcomes. It is responsible for 497 DALYs of human</w:delText>
        </w:r>
      </w:del>
      <w:ins w:id="9214" w:author="Anas Ghawanmeh" w:date="2026-10-06T00:00:00Z">
        <w:r>
          <w:t xml:space="preserve">Among all fuels, diesel exerts the strongest influence on these outcomes, causing 497 DALYs through</w:t>
        </w:r>
      </w:ins>
      <w:r>
        <w:t xml:space="preserve"> carcinogenic toxicity and 55.4 DALYs </w:t>
      </w:r>
      <w:del w:id="9215" w:author="Anas Ghawanmeh" w:date="2026-10-06T00:00:00Z">
        <w:r>
          <w:delText xml:space="preserve">of non-carcinogenic toxicity, on top of smaller contributions from</w:delText>
        </w:r>
      </w:del>
      <w:ins w:id="9216" w:author="Anas Ghawanmeh" w:date="2026-10-06T00:00:00Z">
        <w:r>
          <w:t xml:space="preserve">through non-carcinogenic toxicity, plus lesser shares linked to</w:t>
        </w:r>
      </w:ins>
      <w:r>
        <w:t xml:space="preserve"> ozone formation (7.01 DALYs) and ionizing radiation (0.247 </w:t>
      </w:r>
      <w:del w:id="9217" w:author="Anas Ghawanmeh" w:date="2026-10-06T00:00:00Z">
        <w:r>
          <w:delText xml:space="preserve">DALYs) — all compounding the health burden that comes with a fossil-fuel-dependent transport sector.</w:delText>
        </w:r>
      </w:del>
      <w:ins w:id="9218" w:author="Anas Ghawanmeh" w:date="2026-10-06T00:00:00Z">
        <w:r>
          <w:t xml:space="preserve">DALYs). Ground-level ozone, which forms from the reaction between NOx and VOCs, constitutes an additional respiratory threat, and these effects jointly intensify the disease burden of a fossil-reliant transport system.</w:t>
        </w:r>
      </w:ins>
    </w:p>
    <w:p>
      <w:pPr>
        <w:spacing w:after="200" w:line="276"/>
      </w:pPr>
      <w:del w:id="9219" w:author="Anas Ghawanmeh" w:date="2026-10-06T00:00:00Z">
        <w:r>
          <w:delText xml:space="preserve">Electric vehicles, by contrast, barely register across these midpoints. Their contribution to global-warming-related health impact is 0.0776 DALYs, and to fine particulate matter, 0.0135 DALYs —</w:delText>
        </w:r>
      </w:del>
      <w:ins w:id="9220" w:author="Anas Ghawanmeh" w:date="2026-10-06T00:00:00Z">
        <w:r>
          <w:t xml:space="preserve">EVs, in contrast, have a negligible presence across these categories: 0.0776 DALYs for warming-related health effects and 0.0135 DALYs for particulates,</w:t>
        </w:r>
      </w:ins>
      <w:r>
        <w:t xml:space="preserve"> several orders of magnitude below gasoline </w:t>
      </w:r>
      <w:del w:id="9221" w:author="Anas Ghawanmeh" w:date="2026-10-06T00:00:00Z">
        <w:r>
          <w:delText xml:space="preserve">or diesel.</w:delText>
        </w:r>
      </w:del>
      <w:ins w:id="9222" w:author="Anas Ghawanmeh" w:date="2026-10-06T00:00:00Z">
        <w:r>
          <w:t xml:space="preserve">and diesel, which reflects both their limited market share and the efficiency of the electric powertrain.</w:t>
        </w:r>
      </w:ins>
    </w:p>
    <w:p>
      <w:pPr>
        <w:spacing w:after="200" w:line="276"/>
      </w:pPr>
      <w:del w:id="9223" w:author="Anas Ghawanmeh" w:date="2026-10-06T00:00:00Z">
        <w:r>
          <w:delText xml:space="preserve">Beyond human health, fossil combustion is also putting real pressure on biodiversity. Terrestrial</w:delText>
        </w:r>
      </w:del>
      <w:ins w:id="9224" w:author="Anas Ghawanmeh" w:date="2026-10-06T00:00:00Z">
        <w:r>
          <w:t xml:space="preserve">Biodiversity is also under substantial stress from fuel combustion. Gasoline and diesel are almost exclusively responsible for terrestrial</w:t>
        </w:r>
      </w:ins>
      <w:r>
        <w:t xml:space="preserve"> acidification (2.05 species.yr) and </w:t>
      </w:r>
      <w:del w:id="9225" w:author="Anas Ghawanmeh" w:date="2026-10-06T00:00:00Z">
        <w:r>
          <w:delText xml:space="preserve">ozone-forming impacts (1.23 species.yr) are driven almost entirely by gasoline and diesel, threatening both plant life and soil quality. Toxic releases into land</w:delText>
        </w:r>
      </w:del>
      <w:ins w:id="9226" w:author="Anas Ghawanmeh" w:date="2026-10-06T00:00:00Z">
        <w:r>
          <w:t xml:space="preserve">ozone-related ecosystem damage (1.23 species.yr), endangering vegetation and soils. Ecotoxic emissions to soil</w:t>
        </w:r>
      </w:ins>
      <w:r>
        <w:t xml:space="preserve"> (0.333 species.yr), freshwater (0.0188 </w:t>
      </w:r>
      <w:del w:id="9227" w:author="Anas Ghawanmeh" w:date="2026-10-06T00:00:00Z">
        <w:r>
          <w:delText xml:space="preserve">species.yr), and marine environments (0.00701 species.yr) run through every stage of extracting, refining, and burning these fuels, alongside land use (0.741 species.yr) and nutrient pollution in freshwater and marine systems. Water consumption across human, terrestrial, and aquatic categories tells the same story — today’s combustion-heavy fleet is a resource-intensive system by almost any measure.</w:delText>
        </w:r>
      </w:del>
      <w:ins w:id="9228" w:author="Anas Ghawanmeh" w:date="2026-10-06T00:00:00Z">
        <w:r>
          <w:t xml:space="preserve">species.yr) and the sea (0.00701 species.yr) arise at every step of fuel extraction, processing and use, in addition to land occupation (0.741 species.yr) and eutrophication of freshwater and marine waters. Indicators of water use for humans, terrestrial and aquatic ecosystems point the same way: by nearly any metric, the existing combustion-based fleet consumes resources intensively.</w:t>
        </w:r>
      </w:ins>
    </w:p>
    <w:p>
      <w:pPr>
        <w:spacing w:after="200" w:line="276"/>
      </w:pPr>
      <w:del w:id="9229" w:author="Anas Ghawanmeh" w:date="2026-10-06T00:00:00Z">
        <w:r>
          <w:delText xml:space="preserve">On the economic side, the baseline carries roughly $1.62 billion in resource-related damage — $703 million tied to gasoline and $658 million to diesel — with mineral resource scarcity adding a further $1.30 million in supply-chain pressure.</w:delText>
        </w:r>
      </w:del>
      <w:ins w:id="9230" w:author="Anas Ghawanmeh" w:date="2026-10-06T00:00:00Z">
        <w:r>
          <w:t xml:space="preserve">Economically, the “Fossil resource scarcity” category puts the grand total of resource depletion at 1.62 billion dollars for the base year, a huge financial burden of foreign fossil dependence: gasoline vehicles account for 703 million dollars and diesel vehicles for another 658 million dollars. “Mineral resource scarcity” contributes an extra 1.30 million dollars in supply-chain stress.</w:t>
        </w:r>
      </w:ins>
    </w:p>
    <w:p>
      <w:pPr>
        <w:pStyle w:val="Heading2"/>
        <w:spacing w:after="150" w:before="300"/>
      </w:pPr>
      <w:r>
        <w:rPr>
          <w:b/>
          <w:bCs/>
        </w:rPr>
        <w:t xml:space="preserve">3.2 Development of Alternative Scenarios</w:t>
      </w:r>
    </w:p>
    <w:p>
      <w:pPr>
        <w:spacing w:after="200" w:line="276"/>
      </w:pPr>
      <w:del w:id="9231" w:author="Anas Ghawanmeh" w:date="2026-10-06T00:00:00Z">
        <w:r>
          <w:delText xml:space="preserve">To weigh the real costs and benefits of decarbonizing Jordan’s transport sector, we compared four mitigation scenarios against the 2022 baseline using both the deterministic Life Cycle Impact Assessment and the Monte Carlo framework, watching specifically for signs</w:delText>
        </w:r>
      </w:del>
      <w:ins w:id="9232" w:author="Anas Ghawanmeh" w:date="2026-10-06T00:00:00Z">
        <w:r>
          <w:t xml:space="preserve">To assess the genuine advantages and drawbacks of transport decarbonization in Jordan, the four mitigation scenarios were each benchmarked against 2022 through the deterministic LCIA and the probabilistic Monte Carlo framework, focusing on any sign</w:t>
        </w:r>
      </w:ins>
      <w:r>
        <w:t xml:space="preserve"> of the grid penalty </w:t>
      </w:r>
      <w:del w:id="9233" w:author="Anas Ghawanmeh" w:date="2026-10-06T00:00:00Z">
        <w:r>
          <w:delText xml:space="preserve">and the pollution swap.</w:delText>
        </w:r>
      </w:del>
      <w:ins w:id="9234" w:author="Anas Ghawanmeh" w:date="2026-10-06T00:00:00Z">
        <w:r>
          <w:t xml:space="preserve">or the pollution swap.</w:t>
        </w:r>
      </w:ins>
    </w:p>
    <w:p>
      <w:pPr>
        <w:spacing w:after="200" w:line="276"/>
      </w:pPr>
      <w:del w:id="9235" w:author="Anas Ghawanmeh" w:date="2026-10-06T00:00:00Z">
        <w:r>
          <w:delText xml:space="preserve">A network analysis traces how each scenario’s Global Warming Potential is distributed across vehicle types. Figure 4 shows this flow.</w:delText>
        </w:r>
      </w:del>
      <w:ins w:id="9236" w:author="Anas Ghawanmeh" w:date="2026-10-06T00:00:00Z">
        <w:r>
          <w:t xml:space="preserve">Figure 4 presents a network analysis illustrating how GWP in each scenario is allocated among vehicle technologies.</w:t>
        </w:r>
      </w:ins>
    </w:p>
    <w:p>
      <w:pPr>
        <w:spacing w:after="200" w:before="200"/>
        <w:jc w:val="center"/>
      </w:pPr>
      <w:r>
        <w:drawing>
          <wp:inline distT="0" distB="0" distL="0" distR="0">
            <wp:extent cx="59436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71725"/>
                    </a:xfrm>
                    <a:prstGeom prst="rect">
                      <a:avLst/>
                    </a:prstGeom>
                  </pic:spPr>
                </pic:pic>
              </a:graphicData>
            </a:graphic>
          </wp:inline>
        </w:drawing>
      </w:r>
    </w:p>
    <w:p>
      <w:pPr>
        <w:spacing w:after="300"/>
        <w:jc w:val="center"/>
      </w:pPr>
      <w:r>
        <w:rPr>
          <w:i/>
          <w:iCs/>
          <w:sz w:val="20"/>
          <w:szCs w:val="20"/>
        </w:rPr>
        <w:t xml:space="preserve">Figure 4: Well-to-Wheel network diagram comparing Global Warming Potential (kg CO₂-eq) across the four mitigation scenarios.</w:t>
      </w:r>
    </w:p>
    <w:p>
      <w:pPr>
        <w:spacing w:after="200" w:line="276"/>
      </w:pPr>
      <w:del w:id="9237" w:author="Anas Ghawanmeh" w:date="2026-10-06T00:00:00Z">
        <w:r>
          <w:delText xml:space="preserve">The 2022 baseline starts from a footprint of 2.80×10⁹ kg CO2-eq. The diagram makes the core problem visible at a glance: the three incremental scenarios barely move the needle.</w:delText>
        </w:r>
      </w:del>
      <w:ins w:id="9238" w:author="Anas Ghawanmeh" w:date="2026-10-06T00:00:00Z">
        <w:r>
          <w:t xml:space="preserve">For the reference year, emissions total 2.80×10⁹ kg CO₂-eq. The network diagram immediately exposes the key difficulty: incremental options yield only marginal change.</w:t>
        </w:r>
      </w:ins>
    </w:p>
    <w:p>
      <w:pPr>
        <w:spacing w:after="200" w:line="276"/>
      </w:pPr>
      <w:del w:id="9239" w:author="Anas Ghawanmeh" w:date="2026-10-06T00:00:00Z">
        <w:r>
          <w:delText xml:space="preserve">Replacing 20% of the gasoline fleet with EVs (Scenario 1) brings GWP down only to 2.55×10⁹ kg CO2-eq. That modest gain is the grid penalty in action — since Jordan’s grid is roughly 98% fossil-fuelled, those EVs still carry a real carbon cost; it has simply moved from the tailpipe to a small number of centralized power plants.</w:delText>
        </w:r>
      </w:del>
      <w:ins w:id="9240" w:author="Anas Ghawanmeh" w:date="2026-10-06T00:00:00Z">
        <w:r>
          <w:t xml:space="preserve">When one fifth of gasoline vehicles become EVs (Scenario 1), total GWP declines merely to 2.55×10⁹ kg CO₂-eq. Such a small improvement illustrates the grid penalty: with roughly 98% of Jordanian power derived from fossil fuels, the new EVs retain a genuine carbon cost that has been moved from exhaust pipes to a few central generating plants. Even after EVs are introduced, fossil combustion remains the main environmental burden.</w:t>
        </w:r>
      </w:ins>
    </w:p>
    <w:p>
      <w:pPr>
        <w:spacing w:after="200" w:line="276"/>
      </w:pPr>
      <w:del w:id="9241" w:author="Anas Ghawanmeh" w:date="2026-10-06T00:00:00Z">
        <w:r>
          <w:delText xml:space="preserve">Scenarios 2 and 3 land in a similar place — 2.53×10⁹ kg CO2-eq for expanded public transport and 2.49×10⁹ kg CO2-eq for stricter Euro 6 standards. Cleaner combustion helps at the margins, but neither scenario touches the sector’s underlying dependence on fossil fuel.</w:delText>
        </w:r>
      </w:del>
      <w:ins w:id="9242" w:author="Anas Ghawanmeh" w:date="2026-10-06T00:00:00Z">
        <w:r>
          <w:t xml:space="preserve">Scenario 2 reaches 2.53×10⁹ kg CO₂-eq and Scenario 3 reaches 2.49×10⁹ kg CO₂-eq, so the public transport and Euro 6 options perform similarly. Under Scenario 2, lower private car emissions are partially offset by higher diesel emissions due to bus fleet activity. Improved combustion offers modest gains, yet neither option tackles the structural fossil-fuel dependence of the sector.</w:t>
        </w:r>
      </w:ins>
    </w:p>
    <w:p>
      <w:pPr>
        <w:spacing w:after="200" w:line="276"/>
      </w:pPr>
      <w:del w:id="9243" w:author="Anas Ghawanmeh" w:date="2026-10-06T00:00:00Z">
        <w:r>
          <w:delText xml:space="preserve">Only Scenario 4 breaks the pattern. Full electrification cuts GWP by 84%, down to 4.48×10⁸ kg CO2-eq, leaving only the residual footprint from aviation and the (much smaller) upstream emissions of EV charging.</w:delText>
        </w:r>
      </w:del>
      <w:ins w:id="9244" w:author="Anas Ghawanmeh" w:date="2026-10-06T00:00:00Z">
        <w:r>
          <w:t xml:space="preserve">Scenario 4 alone departs from this trend. Complete electrification lowers GWP by 84%, reaching 4.48×10⁸ kg CO₂-eq; what remains is mainly the aviation sector, which was not electrified in this model, together with the far smaller upstream burden of charging.</w:t>
        </w:r>
      </w:ins>
    </w:p>
    <w:p>
      <w:pPr>
        <w:spacing w:after="200" w:line="276"/>
      </w:pPr>
      <w:del w:id="9245" w:author="Anas Ghawanmeh" w:date="2026-10-06T00:00:00Z">
        <w:r>
          <w:delText xml:space="preserve">GWP tells the global climate story; Figure 5 shows what these same policies do to public health, measured in DALYs.</w:delText>
        </w:r>
      </w:del>
      <w:ins w:id="9246" w:author="Anas Ghawanmeh" w:date="2026-10-06T00:00:00Z">
        <w:r>
          <w:t xml:space="preserve">Beyond global climate effects, Figure 5 illustrates how the same interventions influence human health in terms of DALYs.</w:t>
        </w:r>
      </w:ins>
    </w:p>
    <w:p>
      <w:pPr>
        <w:spacing w:after="200" w:before="20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spacing w:after="300"/>
        <w:jc w:val="center"/>
      </w:pPr>
      <w:del w:id="9247" w:author="Anas Ghawanmeh" w:date="2026-10-06T00:00:00Z">
        <w:r>
          <w:rPr>
            <w:i/>
            <w:iCs/>
            <w:sz w:val="20"/>
            <w:szCs w:val="20"/>
          </w:rPr>
          <w:delText xml:space="preserve">Figure 5: Life cycle network diagram comparing the human health damage burden (DALYs) across</w:delText>
        </w:r>
      </w:del>
      <w:ins w:id="9248" w:author="Anas Ghawanmeh" w:date="2026-10-06T00:00:00Z">
        <w:r>
          <w:rPr>
            <w:i/>
            <w:iCs/>
            <w:sz w:val="20"/>
            <w:szCs w:val="20"/>
          </w:rPr>
          <w:t xml:space="preserve">Figure 5: LCA network diagram of human health damage (DALYs) for</w:t>
        </w:r>
      </w:ins>
      <w:r>
        <w:rPr>
          <w:i/>
          <w:iCs/>
          <w:sz w:val="20"/>
          <w:szCs w:val="20"/>
        </w:rPr>
        <w:t xml:space="preserve"> the four mitigation scenarios.</w:t>
      </w:r>
    </w:p>
    <w:p>
      <w:pPr>
        <w:spacing w:after="200" w:line="276"/>
      </w:pPr>
      <w:del w:id="9249" w:author="Anas Ghawanmeh" w:date="2026-10-06T00:00:00Z">
        <w:r>
          <w:delText xml:space="preserve">The baseline carries a burden of 2.79×10³ DALYs. The incremental scenarios expose a real weakness in conventional urban planning:</w:delText>
        </w:r>
      </w:del>
      <w:ins w:id="9250" w:author="Anas Ghawanmeh" w:date="2026-10-06T00:00:00Z">
        <w:r>
          <w:t xml:space="preserve">At baseline, the burden reaches 2.79×10³ DALYs, a high value explained by the prevalence of older gasoline and diesel vehicles within the current fleet. The incremental options reveal an important shortcoming of traditional urban planning:</w:t>
        </w:r>
      </w:ins>
    </w:p>
    <w:p>
      <w:pPr>
        <w:pStyle w:val="ListParagraph"/>
        <w:numPr>
          <w:ilvl w:val="0"/>
          <w:numId w:val="1"/>
        </w:numPr>
        <w:spacing w:after="150"/>
      </w:pPr>
      <w:r>
        <w:t xml:space="preserve">Scenario 2 (public transit): </w:t>
      </w:r>
      <w:del w:id="9251" w:author="Anas Ghawanmeh" w:date="2026-10-06T00:00:00Z">
        <w:r>
          <w:delText xml:space="preserve">shifting car trips to heavy-duty diesel buses only nudges DALYs down from 2.79×10³ to 2.52×10³, while creating a genuine pollution swap. Fewer car trips are offset by a sharp</w:delText>
        </w:r>
      </w:del>
      <w:ins w:id="9252" w:author="Anas Ghawanmeh" w:date="2026-10-06T00:00:00Z">
        <w:r>
          <w:t xml:space="preserve">substituting heavy-duty diesel buses for car journeys produces only a small decline, from 2.79×10³ to 2.52×10³ DALYs, accompanied by a clear pollution swap. Fewer private trips are counterbalanced by a steep</w:t>
        </w:r>
      </w:ins>
      <w:r>
        <w:t xml:space="preserve"> rise in local black carbon and PM2.5 from </w:t>
      </w:r>
      <w:del w:id="9253" w:author="Anas Ghawanmeh" w:date="2026-10-06T00:00:00Z">
        <w:r>
          <w:delText xml:space="preserve">the buses themselves, adding cardiovascular strain in the neighbourhoods those routes run through.</w:delText>
        </w:r>
      </w:del>
      <w:ins w:id="9254" w:author="Anas Ghawanmeh" w:date="2026-10-06T00:00:00Z">
        <w:r>
          <w:t xml:space="preserve">buses that, even when upgraded, still emit harmful toxins and intensify cardiovascular stress in communities near their routes.</w:t>
        </w:r>
      </w:ins>
    </w:p>
    <w:p>
      <w:pPr>
        <w:pStyle w:val="ListParagraph"/>
        <w:numPr>
          <w:ilvl w:val="0"/>
          <w:numId w:val="1"/>
        </w:numPr>
        <w:spacing w:after="150"/>
      </w:pPr>
      <w:r>
        <w:t xml:space="preserve">Scenario 3 (Euro 6): </w:t>
      </w:r>
      <w:del w:id="9255" w:author="Anas Ghawanmeh" w:date="2026-10-06T00:00:00Z">
        <w:r>
          <w:delText xml:space="preserve">advanced particle filters help, but the upstream processes needed to produce ultra-low-sulphur fuel — extraction, marine transport, intensive refining — keep background toxicity high. The result, 2.76×10³ DALYs, is barely different from the baseline.</w:delText>
        </w:r>
      </w:del>
      <w:ins w:id="9256" w:author="Anas Ghawanmeh" w:date="2026-10-06T00:00:00Z">
        <w:r>
          <w:t xml:space="preserve">modern particulate filters help somewhat, yet producing low-sulphur fuel requires extraction, shipping and energy-intensive refining, which sustain high background toxicity. At 2.76×10³ DALYs, this option records the smallest improvement among all mitigation pathways, practically identical to the reference.</w:t>
        </w:r>
      </w:ins>
    </w:p>
    <w:p>
      <w:pPr>
        <w:pStyle w:val="ListParagraph"/>
        <w:numPr>
          <w:ilvl w:val="0"/>
          <w:numId w:val="1"/>
        </w:numPr>
        <w:spacing w:after="150"/>
      </w:pPr>
      <w:r>
        <w:t xml:space="preserve">Scenario 4 (full transformation): </w:t>
      </w:r>
      <w:del w:id="9257" w:author="Anas Ghawanmeh" w:date="2026-10-06T00:00:00Z">
        <w:r>
          <w:delText xml:space="preserve">removing internal combustion entirely eliminates the major urban sources of short-lived climate pollutants. The health</w:delText>
        </w:r>
      </w:del>
      <w:ins w:id="9258" w:author="Anas Ghawanmeh" w:date="2026-10-06T00:00:00Z">
        <w:r>
          <w:t xml:space="preserve">eliminating combustion engines removes the principal urban sources of SLCPs such as black carbon. The</w:t>
        </w:r>
      </w:ins>
      <w:r>
        <w:t xml:space="preserve"> burden falls by more than 400 </w:t>
      </w:r>
      <w:del w:id="9259" w:author="Anas Ghawanmeh" w:date="2026-10-06T00:00:00Z">
        <w:r>
          <w:delText xml:space="preserve">DALYs, down to 449.</w:delText>
        </w:r>
      </w:del>
      <w:ins w:id="9260" w:author="Anas Ghawanmeh" w:date="2026-10-06T00:00:00Z">
        <w:r>
          <w:t xml:space="preserve">DALYs to 449; remaining damage stems mostly from upstream power generation for the EV fleet and from aviation, which stays non-electric.</w:t>
        </w:r>
      </w:ins>
    </w:p>
    <w:p>
      <w:pPr>
        <w:spacing w:after="200" w:line="276"/>
      </w:pPr>
      <w:del w:id="9261" w:author="Anas Ghawanmeh" w:date="2026-10-06T00:00:00Z">
        <w:r>
          <w:delText xml:space="preserve">To pull all of this together, we generated a single-score assessment in Millipoints (MPt) that combines human health, ecosystem quality, and resource depletion into one number. Figure 6 shows the result.</w:delText>
        </w:r>
      </w:del>
      <w:ins w:id="9262" w:author="Anas Ghawanmeh" w:date="2026-10-06T00:00:00Z">
        <w:r>
          <w:t xml:space="preserve">As a final synthesis, a single score in Millipoints (MPt) was calculated, expressing the aggregate impact of human health, ecosystem and resource damage as one value directly comparable across alternatives, as presented in Figure 6.</w:t>
        </w:r>
      </w:ins>
    </w:p>
    <w:p>
      <w:pPr>
        <w:spacing w:after="200" w:before="20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38375"/>
                    </a:xfrm>
                    <a:prstGeom prst="rect">
                      <a:avLst/>
                    </a:prstGeom>
                  </pic:spPr>
                </pic:pic>
              </a:graphicData>
            </a:graphic>
          </wp:inline>
        </w:drawing>
      </w:r>
    </w:p>
    <w:p>
      <w:pPr>
        <w:spacing w:after="300"/>
        <w:jc w:val="center"/>
      </w:pPr>
      <w:del w:id="9263" w:author="Anas Ghawanmeh" w:date="2026-10-06T00:00:00Z">
        <w:r>
          <w:rPr>
            <w:i/>
            <w:iCs/>
            <w:sz w:val="20"/>
            <w:szCs w:val="20"/>
          </w:rPr>
          <w:delText xml:space="preserve">Figure 6: Comparative single-score analysis (MPt) of the four scenarios across human health, ecosystems, and resource categories.</w:delText>
        </w:r>
      </w:del>
      <w:ins w:id="9264" w:author="Anas Ghawanmeh" w:date="2026-10-06T00:00:00Z">
        <w:r>
          <w:rPr>
            <w:i/>
            <w:iCs/>
            <w:sz w:val="20"/>
            <w:szCs w:val="20"/>
          </w:rPr>
          <w:t xml:space="preserve">Figure 6: Single-score comparison (MPt) of the mitigation scenarios for human health, ecosystem and resource damage.</w:t>
        </w:r>
      </w:ins>
    </w:p>
    <w:p>
      <w:pPr>
        <w:spacing w:after="200" w:line="276"/>
      </w:pPr>
      <w:del w:id="9265" w:author="Anas Ghawanmeh" w:date="2026-10-06T00:00:00Z">
        <w:r>
          <w:delText xml:space="preserve">The bar chart shows incrementalism turning into a zero-sum game. The Baseline, S1, S2, and S3 all sit within a narrow band of roughly 110 to 125 MPt — partial EV adoption, diesel bus expansion, and Euro 6 rules each trade one kind of damage for another rather than reducing total damage. Moving from the Baseline to S1 trades climate impact for mineral resource scarcity tied to lithium and cobalt extraction; moving from the Baseline to S2 trades climate impact for local human-health damage.</w:delText>
        </w:r>
      </w:del>
      <w:ins w:id="9266" w:author="Anas Ghawanmeh" w:date="2026-10-06T00:00:00Z">
        <w:r>
          <w:t xml:space="preserve">This chart illustrates how incremental policy becomes a zero-sum exercise. Totals for the Baseline, S1, S2 and S3 are tightly clustered around 110–125 MPt, since partial EV uptake, diesel bus expansion and Euro 6 regulation merely reallocate damage among categories rather than lowering it. The transition from Baseline to S1 exchanges climate damage for scarcity of minerals such as lithium and cobalt, whereas that from Baseline to S2 exchanges climate damage for harm to local human health.</w:t>
        </w:r>
      </w:ins>
    </w:p>
    <w:p>
      <w:pPr>
        <w:spacing w:after="200" w:line="276"/>
      </w:pPr>
      <w:del w:id="9267" w:author="Anas Ghawanmeh" w:date="2026-10-06T00:00:00Z">
        <w:r>
          <w:delText xml:space="preserve">Scenario 4 is the outlier, dropping to roughly 20 MPt. That gap confirms that developing countries cannot reach a genuinely low-carbon transport system through exhaust</w:delText>
        </w:r>
      </w:del>
      <w:ins w:id="9268" w:author="Anas Ghawanmeh" w:date="2026-10-06T00:00:00Z">
        <w:r>
          <w:t xml:space="preserve">Under Scenario 4, by contrast, the total score is drastically reduced to about 20 MPt. This separation shows that emission</w:t>
        </w:r>
      </w:ins>
      <w:r>
        <w:t xml:space="preserve"> regulations or partial fleet </w:t>
      </w:r>
      <w:del w:id="9269" w:author="Anas Ghawanmeh" w:date="2026-10-06T00:00:00Z">
        <w:r>
          <w:delText xml:space="preserve">swaps alone. Getting there requires committing directly to zero-emission vehicles, backed by an aggressively decarbonizing grid.</w:delText>
        </w:r>
      </w:del>
      <w:ins w:id="9270" w:author="Anas Ghawanmeh" w:date="2026-10-06T00:00:00Z">
        <w:r>
          <w:t xml:space="preserve">renewal cannot, by themselves, provide developing nations with a truly low-carbon transport system; such an outcome demands full commitment to zero-emission vehicles combined with rapid decarbonization of the grid.</w:t>
        </w:r>
      </w:ins>
    </w:p>
    <w:p>
      <w:pPr>
        <w:pStyle w:val="Heading2"/>
        <w:spacing w:after="150" w:before="300"/>
      </w:pPr>
      <w:r>
        <w:rPr>
          <w:b/>
          <w:bCs/>
        </w:rPr>
        <w:t xml:space="preserve">3.3 Probabilistic Uncertainty Analysis (Monte Carlo Simulation)</w:t>
      </w:r>
    </w:p>
    <w:p>
      <w:pPr>
        <w:spacing w:after="200" w:line="276"/>
      </w:pPr>
      <w:del w:id="9271" w:author="Anas Ghawanmeh" w:date="2026-10-06T00:00:00Z">
        <w:r>
          <w:delText xml:space="preserve">We ran a 10,000-iteration Monte Carlo simulation to check</w:delText>
        </w:r>
      </w:del>
      <w:ins w:id="9272" w:author="Anas Ghawanmeh" w:date="2026-10-06T00:00:00Z">
        <w:r>
          <w:t xml:space="preserve">To determine</w:t>
        </w:r>
      </w:ins>
      <w:r>
        <w:t xml:space="preserve"> whether the deterministic SimaPro </w:t>
      </w:r>
      <w:del w:id="9273" w:author="Anas Ghawanmeh" w:date="2026-10-06T00:00:00Z">
        <w:r>
          <w:delText xml:space="preserve">results hold up under real-world variation, and to pressure-test the proposed mitigation pathways at both the per-vehicle and sector-wide level — specifically to interrogate</w:delText>
        </w:r>
      </w:del>
      <w:ins w:id="9274" w:author="Anas Ghawanmeh" w:date="2026-10-06T00:00:00Z">
        <w:r>
          <w:t xml:space="preserve">outputs remain valid under real-world fluctuations, and to test the durability of the suggested pathways at the per-vehicle (micro) and entire-sector (macro) levels, a Monte Carlo simulation of 10,000 iterations was completed, specifically targeting</w:t>
        </w:r>
      </w:ins>
      <w:r>
        <w:t xml:space="preserve"> the grid penalty and pollution swap hypotheses.</w:t>
      </w:r>
    </w:p>
    <w:p>
      <w:pPr>
        <w:pStyle w:val="Heading2"/>
        <w:spacing w:after="150" w:before="300"/>
      </w:pPr>
      <w:r>
        <w:rPr>
          <w:b/>
          <w:bCs/>
        </w:rPr>
        <w:t xml:space="preserve">1. Micro-Level Dynamics: The Grid Penalty</w:t>
      </w:r>
    </w:p>
    <w:p>
      <w:pPr>
        <w:spacing w:after="200" w:line="276"/>
      </w:pPr>
      <w:del w:id="9275" w:author="Anas Ghawanmeh" w:date="2026-10-06T00:00:00Z">
        <w:r>
          <w:delText xml:space="preserve">We first looked at individual vehicle types to establish</w:delText>
        </w:r>
      </w:del>
      <w:ins w:id="9276" w:author="Anas Ghawanmeh" w:date="2026-10-06T00:00:00Z">
        <w:r>
          <w:t xml:space="preserve">Individual vehicle architectures were assessed first in order to identify</w:t>
        </w:r>
      </w:ins>
      <w:r>
        <w:t xml:space="preserve"> baseline limits. Figure 7 </w:t>
      </w:r>
      <w:del w:id="9277" w:author="Anas Ghawanmeh" w:date="2026-10-06T00:00:00Z">
        <w:r>
          <w:delText xml:space="preserve">shows</w:delText>
        </w:r>
      </w:del>
      <w:ins w:id="9278" w:author="Anas Ghawanmeh" w:date="2026-10-06T00:00:00Z">
        <w:r>
          <w:t xml:space="preserve">depicts</w:t>
        </w:r>
      </w:ins>
      <w:r>
        <w:t xml:space="preserve"> the probability density of </w:t>
      </w:r>
      <w:del w:id="9279" w:author="Anas Ghawanmeh" w:date="2026-10-06T00:00:00Z">
        <w:r>
          <w:delText xml:space="preserve">Well-to-Wheel CO2-equivalent emissions across five transport modes.</w:delText>
        </w:r>
      </w:del>
      <w:ins w:id="9280" w:author="Anas Ghawanmeh" w:date="2026-10-06T00:00:00Z">
        <w:r>
          <w:t xml:space="preserve">WTW CO₂-equivalent emissions for five modes of transportation.</w:t>
        </w:r>
      </w:ins>
    </w:p>
    <w:p>
      <w:pPr>
        <w:spacing w:after="200" w:before="200"/>
        <w:jc w:val="center"/>
      </w:pPr>
      <w:r>
        <w:drawing>
          <wp:inline distT="0" distB="0" distL="0" distR="0">
            <wp:extent cx="5124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476750"/>
                    </a:xfrm>
                    <a:prstGeom prst="rect">
                      <a:avLst/>
                    </a:prstGeom>
                  </pic:spPr>
                </pic:pic>
              </a:graphicData>
            </a:graphic>
          </wp:inline>
        </w:drawing>
      </w:r>
    </w:p>
    <w:p>
      <w:pPr>
        <w:spacing w:after="300"/>
        <w:jc w:val="center"/>
      </w:pPr>
      <w:r>
        <w:rPr>
          <w:i/>
          <w:iCs/>
          <w:sz w:val="20"/>
          <w:szCs w:val="20"/>
        </w:rPr>
        <w:t xml:space="preserve">Figure 7: Micro-level probability density of Well-to-Wheel CO₂ emissions.</w:t>
      </w:r>
    </w:p>
    <w:p>
      <w:pPr>
        <w:spacing w:after="200" w:line="276"/>
      </w:pPr>
      <w:del w:id="9281" w:author="Anas Ghawanmeh" w:date="2026-10-06T00:00:00Z">
        <w:r>
          <w:delText xml:space="preserve">The grid penalty visualizes how much of an EV’s footprint still traces back to fossil-fuelled power generation. The simulation shows a clear, non-overlapping gap between the EV curve and every combustion-vehicle curve — EVs hold a real climate advantage even on Jordan’s current grid, with no statistical overlap between the two distributions.</w:delText>
        </w:r>
      </w:del>
      <w:ins w:id="9282" w:author="Anas Ghawanmeh" w:date="2026-10-06T00:00:00Z">
        <w:r>
          <w:t xml:space="preserve">The grid penalty is a construct used to visualize the share of an EV’s carbon footprint that originates from fossil-based electricity. Results display a distinct gap separating the EV curve from all combustion-vehicle curves; despite the current Jordanian generation mix, EVs hold an inherent climate advantage, and the two distributions show no statistical overlap.</w:t>
        </w:r>
      </w:ins>
    </w:p>
    <w:p>
      <w:pPr>
        <w:spacing w:after="200" w:line="276"/>
      </w:pPr>
      <w:del w:id="9283" w:author="Anas Ghawanmeh" w:date="2026-10-06T00:00:00Z">
        <w:r>
          <w:delText xml:space="preserve">The second finding is more sobering: advanced combustion technology has limits. Euro 6 standards</w:delText>
        </w:r>
      </w:del>
      <w:ins w:id="9284" w:author="Anas Ghawanmeh" w:date="2026-10-06T00:00:00Z">
        <w:r>
          <w:t xml:space="preserve">A second result identifies limits to the capabilities of advanced combustion technologies. Euro 6 compliance</w:t>
        </w:r>
      </w:ins>
      <w:r>
        <w:t xml:space="preserve"> and modern diesel cars </w:t>
      </w:r>
      <w:del w:id="9285" w:author="Anas Ghawanmeh" w:date="2026-10-06T00:00:00Z">
        <w:r>
          <w:delText xml:space="preserve">only shift the curve slightly from the baseline, and their distributions overlap heavily with it. The simulation also shows that short-haul domestic air travel, measured per passenger-kilometre, carries</w:delText>
        </w:r>
      </w:del>
      <w:ins w:id="9286" w:author="Anas Ghawanmeh" w:date="2026-10-06T00:00:00Z">
        <w:r>
          <w:t xml:space="preserve">move the distribution only marginally from the baseline and overlap with it to a high degree. Moreover, short-haul domestic aviation, per passenger-kilometre, shows</w:t>
        </w:r>
      </w:ins>
      <w:r>
        <w:t xml:space="preserve"> a WTW carbon density </w:t>
      </w:r>
      <w:del w:id="9287" w:author="Anas Ghawanmeh" w:date="2026-10-06T00:00:00Z">
        <w:r>
          <w:delText xml:space="preserve">similar to a modern diesel car — a reminder that deep decarbonization needs structural change in ground transport, not just tailpipe tweaks.</w:delText>
        </w:r>
      </w:del>
      <w:ins w:id="9288" w:author="Anas Ghawanmeh" w:date="2026-10-06T00:00:00Z">
        <w:r>
          <w:t xml:space="preserve">equivalent to that of a contemporary diesel car, emphasizing that deep decarbonization will require structural modification of ground transport propulsion rather than exhaust refinements alone.</w:t>
        </w:r>
      </w:ins>
    </w:p>
    <w:p>
      <w:pPr>
        <w:pStyle w:val="Heading2"/>
        <w:spacing w:after="150" w:before="300"/>
      </w:pPr>
      <w:r>
        <w:rPr>
          <w:b/>
          <w:bCs/>
        </w:rPr>
        <w:t xml:space="preserve">2. Micro-Level Toxicity: The Pollution Swap</w:t>
      </w:r>
    </w:p>
    <w:p>
      <w:pPr>
        <w:spacing w:after="200" w:line="276"/>
      </w:pPr>
      <w:del w:id="9289" w:author="Anas Ghawanmeh" w:date="2026-10-06T00:00:00Z">
        <w:r>
          <w:delText xml:space="preserve">Global warming potential is mostly an upstream story; local health impact is almost entirely a tailpipe story. Figure 8 compares PM2.5 toxicity against transit occupancy to make this trade-off concrete.</w:delText>
        </w:r>
      </w:del>
      <w:ins w:id="9290" w:author="Anas Ghawanmeh" w:date="2026-10-06T00:00:00Z">
        <w:r>
          <w:t xml:space="preserve">Whereas warming potential is determined largely by upstream energy generation, localized human health impacts are based almost solely on exhaust emissions. To quantify this trade-off, Figure 8 relates local PM2.5 toxicity to transit occupancy.</w:t>
        </w:r>
      </w:ins>
    </w:p>
    <w:p>
      <w:pPr>
        <w:spacing w:after="200" w:before="200"/>
        <w:jc w:val="center"/>
      </w:pPr>
      <w:r>
        <w:drawing>
          <wp:inline distT="0" distB="0" distL="0" distR="0">
            <wp:extent cx="50292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4438650"/>
                    </a:xfrm>
                    <a:prstGeom prst="rect">
                      <a:avLst/>
                    </a:prstGeom>
                  </pic:spPr>
                </pic:pic>
              </a:graphicData>
            </a:graphic>
          </wp:inline>
        </w:drawing>
      </w:r>
    </w:p>
    <w:p>
      <w:pPr>
        <w:spacing w:after="300"/>
        <w:jc w:val="center"/>
      </w:pPr>
      <w:del w:id="9291" w:author="Anas Ghawanmeh" w:date="2026-10-06T00:00:00Z">
        <w:r>
          <w:rPr>
            <w:i/>
            <w:iCs/>
            <w:sz w:val="20"/>
            <w:szCs w:val="20"/>
          </w:rPr>
          <w:delText xml:space="preserve">Figure 8: The “pollution swap” threshold</w:delText>
        </w:r>
      </w:del>
      <w:ins w:id="9292" w:author="Anas Ghawanmeh" w:date="2026-10-06T00:00:00Z">
        <w:r>
          <w:rPr>
            <w:i/>
            <w:iCs/>
            <w:sz w:val="20"/>
            <w:szCs w:val="20"/>
          </w:rPr>
          <w:t xml:space="preserve">Figure 8: Occupancy threshold of the “pollution swap”</w:t>
        </w:r>
      </w:ins>
      <w:r>
        <w:rPr>
          <w:i/>
          <w:iCs/>
          <w:sz w:val="20"/>
          <w:szCs w:val="20"/>
        </w:rPr>
        <w:t xml:space="preserve"> for localized PM2.5 toxicity.</w:t>
      </w:r>
    </w:p>
    <w:p>
      <w:pPr>
        <w:spacing w:after="200" w:line="276"/>
      </w:pPr>
      <w:del w:id="9293" w:author="Anas Ghawanmeh" w:date="2026-10-06T00:00:00Z">
        <w:r>
          <w:delText xml:space="preserve">The scatterplot exposes a real flaw in conventional mass-transit planning. Toxicity per passenger-kilometre depends heavily on occupancy, and that relationship is volatile. A baseline diesel bus running under 25–30 passengers emits more PM2.5 per passenger-kilometre than the average private gasoline car (red dashed line). Even an upgraded</w:delText>
        </w:r>
      </w:del>
      <w:ins w:id="9294" w:author="Anas Ghawanmeh" w:date="2026-10-06T00:00:00Z">
        <w:r>
          <w:t xml:space="preserve">This probabilistic scatterplot uncovers a major weakness in traditional mass transit planning. Toxicity per unit of passenger travel is governed by occupancy, and the two share a highly volatile relationship. Below 25–30 riders, a conventional diesel bus releases a greater PM2.5 load for each passenger-kilometre than a typical private gasoline vehicle (shown by the red dashed line), and a</w:t>
        </w:r>
      </w:ins>
      <w:r>
        <w:t xml:space="preserve"> Euro 6 diesel bus </w:t>
      </w:r>
      <w:del w:id="9295" w:author="Anas Ghawanmeh" w:date="2026-10-06T00:00:00Z">
        <w:r>
          <w:delText xml:space="preserve">can cross that same threshold once ridership drops during off-peak hours.</w:delText>
        </w:r>
      </w:del>
      <w:ins w:id="9296" w:author="Anas Ghawanmeh" w:date="2026-10-06T00:00:00Z">
        <w:r>
          <w:t xml:space="preserve">may likewise cross this threshold when off-peak ridership declines.</w:t>
        </w:r>
      </w:ins>
    </w:p>
    <w:p>
      <w:pPr>
        <w:spacing w:after="200" w:line="276"/>
      </w:pPr>
      <w:del w:id="9297" w:author="Anas Ghawanmeh" w:date="2026-10-06T00:00:00Z">
        <w:r>
          <w:delText xml:space="preserve">The takeaway is direct: mandating a shift</w:delText>
        </w:r>
      </w:del>
      <w:ins w:id="9298" w:author="Anas Ghawanmeh" w:date="2026-10-06T00:00:00Z">
        <w:r>
          <w:t xml:space="preserve">Accordingly, imposing a modal switch</w:t>
        </w:r>
      </w:ins>
      <w:r>
        <w:t xml:space="preserve"> to diesel transit without guaranteeing </w:t>
      </w:r>
      <w:del w:id="9299" w:author="Anas Ghawanmeh" w:date="2026-10-06T00:00:00Z">
        <w:r>
          <w:delText xml:space="preserve">high ridership can create a genuine local public-health problem. Electric buses, by contrast, push localized toxicity down to almost nothing — in the same range as electric passenger cars, which emit only trace particulates</w:delText>
        </w:r>
      </w:del>
      <w:ins w:id="9300" w:author="Anas Ghawanmeh" w:date="2026-10-06T00:00:00Z">
        <w:r>
          <w:t xml:space="preserve">that vehicles are well filled may produce a public health crisis at the local level. Electric buses, conversely, lower localized toxicity to nearly nothing, comparable to EV passenger cars, whose only particulate emissions are trace amounts</w:t>
        </w:r>
      </w:ins>
      <w:r>
        <w:t xml:space="preserve"> from tyre and brake wear.</w:t>
      </w:r>
    </w:p>
    <w:p>
      <w:pPr>
        <w:pStyle w:val="Heading2"/>
        <w:spacing w:after="150" w:before="300"/>
      </w:pPr>
      <w:r>
        <w:rPr>
          <w:b/>
          <w:bCs/>
        </w:rPr>
        <w:t xml:space="preserve">3. Macro-Level Sector Trajectories: The Incremental Trap</w:t>
      </w:r>
    </w:p>
    <w:p>
      <w:pPr>
        <w:spacing w:after="200" w:line="276"/>
      </w:pPr>
      <w:del w:id="9301" w:author="Anas Ghawanmeh" w:date="2026-10-06T00:00:00Z">
        <w:r>
          <w:delText xml:space="preserve">We then scaled these micro-level vehicle dynamics up to the sector level and compared all four scenarios against</w:delText>
        </w:r>
      </w:del>
      <w:ins w:id="9302" w:author="Anas Ghawanmeh" w:date="2026-10-06T00:00:00Z">
        <w:r>
          <w:t xml:space="preserve">Next, micro-level vehicle behaviour was upscaled to the sector, and the four alternatives were contrasted with</w:t>
        </w:r>
      </w:ins>
      <w:r>
        <w:t xml:space="preserve"> the 2022 baseline. Figure 9 </w:t>
      </w:r>
      <w:del w:id="9303" w:author="Anas Ghawanmeh" w:date="2026-10-06T00:00:00Z">
        <w:r>
          <w:delText xml:space="preserve">shows total Global Warming Potential (Gg CO2-eq) and Human Health burden (DALYs) assessed together using the stochastic approach.</w:delText>
        </w:r>
      </w:del>
      <w:ins w:id="9304" w:author="Anas Ghawanmeh" w:date="2026-10-06T00:00:00Z">
        <w:r>
          <w:t xml:space="preserve">presents the simultaneous stochastic assessment of total GWP (Gg CO₂-eq) and the human health burden (DALYs).</w:t>
        </w:r>
      </w:ins>
    </w:p>
    <w:p>
      <w:pPr>
        <w:spacing w:after="200" w:before="20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38450"/>
                    </a:xfrm>
                    <a:prstGeom prst="rect">
                      <a:avLst/>
                    </a:prstGeom>
                  </pic:spPr>
                </pic:pic>
              </a:graphicData>
            </a:graphic>
          </wp:inline>
        </w:drawing>
      </w:r>
    </w:p>
    <w:p>
      <w:pPr>
        <w:spacing w:after="300"/>
        <w:jc w:val="center"/>
      </w:pPr>
      <w:r>
        <w:rPr>
          <w:i/>
          <w:iCs/>
          <w:sz w:val="20"/>
          <w:szCs w:val="20"/>
        </w:rPr>
        <w:t xml:space="preserve">Figure 9: Macro-level probabilistic </w:t>
      </w:r>
      <w:del w:id="9305" w:author="Anas Ghawanmeh" w:date="2026-10-06T00:00:00Z">
        <w:r>
          <w:rPr>
            <w:i/>
            <w:iCs/>
            <w:sz w:val="20"/>
            <w:szCs w:val="20"/>
          </w:rPr>
          <w:delText xml:space="preserve">assessment of transport mitigation pathways.</w:delText>
        </w:r>
      </w:del>
      <w:ins w:id="9306" w:author="Anas Ghawanmeh" w:date="2026-10-06T00:00:00Z">
        <w:r>
          <w:rPr>
            <w:i/>
            <w:iCs/>
            <w:sz w:val="20"/>
            <w:szCs w:val="20"/>
          </w:rPr>
          <w:t xml:space="preserve">evaluation of the transport mitigation pathways.</w:t>
        </w:r>
      </w:ins>
    </w:p>
    <w:p>
      <w:pPr>
        <w:spacing w:after="200" w:line="276"/>
      </w:pPr>
      <w:del w:id="9307" w:author="Anas Ghawanmeh" w:date="2026-10-06T00:00:00Z">
        <w:r>
          <w:delText xml:space="preserve">The boxplots show Scenarios 1 (20% EVs), 2 (public transit), and 3 (Euro 6) performing similarly to each other and only modestly better than the baseline. None of the three pathways pushes sector GWP below roughly 2,400 Gg after 10,000 iterations, even once</w:delText>
        </w:r>
      </w:del>
      <w:ins w:id="9308" w:author="Anas Ghawanmeh" w:date="2026-10-06T00:00:00Z">
        <w:r>
          <w:t xml:space="preserve">Boxplot analysis indicates that Scenario 1 (20% EVs), Scenario 2 (public transit) and Scenario 3 (Euro 6) display comparable statistical performance, slightly below the base case. After 10,000 iterations, and with</w:t>
        </w:r>
      </w:ins>
      <w:r>
        <w:t xml:space="preserve"> traffic congestion and grid intensity </w:t>
      </w:r>
      <w:del w:id="9309" w:author="Anas Ghawanmeh" w:date="2026-10-06T00:00:00Z">
        <w:r>
          <w:delText xml:space="preserve">are accounted for.</w:delText>
        </w:r>
      </w:del>
      <w:ins w:id="9310" w:author="Anas Ghawanmeh" w:date="2026-10-06T00:00:00Z">
        <w:r>
          <w:t xml:space="preserve">accounted for, none of these pathways could lower sector GWP beneath roughly 2,400 Gg.</w:t>
        </w:r>
      </w:ins>
    </w:p>
    <w:p>
      <w:pPr>
        <w:spacing w:after="200" w:line="276"/>
      </w:pPr>
      <w:del w:id="9311" w:author="Anas Ghawanmeh" w:date="2026-10-06T00:00:00Z">
        <w:r>
          <w:delText xml:space="preserve">The DALY distribution for Scenario 2 (public transit) is particularly telling: its interquartile range is much wider than the baseline’s, with a heavy right tail. That is a strong signal that a diesel-heavy transit expansion carries a real risk of raising</w:delText>
        </w:r>
      </w:del>
      <w:ins w:id="9312" w:author="Anas Ghawanmeh" w:date="2026-10-06T00:00:00Z">
        <w:r>
          <w:t xml:space="preserve">The DALY distribution under Scenario 2 is an especially important signal: its inter-quartile range is considerably wider than the baseline, with pronounced right-tail risk. Such a pattern implies a high likelihood that diesel-dominated transit expansion would raise</w:t>
        </w:r>
      </w:ins>
      <w:r>
        <w:t xml:space="preserve"> national cardiovascular and respiratory </w:t>
      </w:r>
      <w:del w:id="9313" w:author="Anas Ghawanmeh" w:date="2026-10-06T00:00:00Z">
        <w:r>
          <w:delText xml:space="preserve">disease through the pollution-swap mechanism described earlier.</w:delText>
        </w:r>
      </w:del>
      <w:ins w:id="9314" w:author="Anas Ghawanmeh" w:date="2026-10-06T00:00:00Z">
        <w:r>
          <w:t xml:space="preserve">illness via the pollution-swap mechanism outlined earlier.</w:t>
        </w:r>
      </w:ins>
    </w:p>
    <w:p>
      <w:pPr>
        <w:spacing w:after="200" w:line="276"/>
      </w:pPr>
      <w:del w:id="9315" w:author="Anas Ghawanmeh" w:date="2026-10-06T00:00:00Z">
        <w:r>
          <w:delText xml:space="preserve">Scenario 4 (full electrification) stands entirely apart from the incremental cluster, with no statistical overlap at all. The simulation shows, with essentially full confidence, that only a complete shift to zero-emission technology brings the sector’s GHG emissions below 500 Gg and its public-health impact below the baseline — while also removing almost all of the uncertainty tied to local tailpipe emissions.</w:delText>
        </w:r>
      </w:del>
      <w:ins w:id="9316" w:author="Anas Ghawanmeh" w:date="2026-10-06T00:00:00Z">
        <w:r>
          <w:t xml:space="preserve">Scenario 4 (total electrification) is completely separated from the incremental cluster. With essentially full statistical confidence, the simulation confirms that only a comprehensive restructuring toward zero-emission technologies can cut sector GHG emissions under 500 Gg and lower health damage beneath the baseline, while effectively eliminating the cumulative uncertainty tied to locally produced exhaust.</w:t>
        </w:r>
      </w:ins>
    </w:p>
    <w:p>
      <w:pPr>
        <w:pStyle w:val="Heading1"/>
        <w:spacing w:after="200" w:before="400"/>
      </w:pPr>
      <w:r>
        <w:rPr>
          <w:b/>
          <w:bCs/>
        </w:rPr>
        <w:t xml:space="preserve">4. Discussion</w:t>
      </w:r>
    </w:p>
    <w:p>
      <w:pPr>
        <w:spacing w:after="200" w:line="276"/>
      </w:pPr>
      <w:del w:id="9317" w:author="Anas Ghawanmeh" w:date="2026-10-06T00:00:00Z">
        <w:r>
          <w:delText xml:space="preserve">This Well-to-Wheel life cycle assessment shows why judging transport decarbonization purely by tailpipe emissions is a mistake. Once the system boundary is widened to include</w:delText>
        </w:r>
      </w:del>
      <w:ins w:id="9318" w:author="Anas Ghawanmeh" w:date="2026-10-06T00:00:00Z">
        <w:r>
          <w:t xml:space="preserve">This WTW Life Cycle Assessment identifies the serious problems associated with evaluating transport decarbonization from an operational, end-of-pipe perspective only. Once system boundaries extend to</w:t>
        </w:r>
      </w:ins>
      <w:r>
        <w:t xml:space="preserve"> upstream generation and supply chains, it </w:t>
      </w:r>
      <w:del w:id="9319" w:author="Anas Ghawanmeh" w:date="2026-10-06T00:00:00Z">
        <w:r>
          <w:delText xml:space="preserve">becomes clear that swapping in new technology in a fossil-dependent developing country does not automatically remove the environmental burden — it often just relocates it.</w:delText>
        </w:r>
      </w:del>
      <w:ins w:id="9320" w:author="Anas Ghawanmeh" w:date="2026-10-06T00:00:00Z">
        <w:r>
          <w:t xml:space="preserve">is evident that substituting technologies in a fossil-reliant developing nation does not inherently eliminate environmental burden; frequently it is merely relocated.</w:t>
        </w:r>
      </w:ins>
    </w:p>
    <w:p>
      <w:pPr>
        <w:spacing w:after="200" w:line="276"/>
      </w:pPr>
      <w:del w:id="9321" w:author="Anas Ghawanmeh" w:date="2026-10-06T00:00:00Z">
        <w:r>
          <w:delText xml:space="preserve">The grid penalty demonstrated here shows that while a Tank-to-Wheel view lets tailpipe emissions disappear from the ledger, a full Well-to-Wheel view shows that carbon has simply moved. In Jordan, whether the electricity</w:delText>
        </w:r>
      </w:del>
      <w:ins w:id="9322" w:author="Anas Ghawanmeh" w:date="2026-10-06T00:00:00Z">
        <w:r>
          <w:t xml:space="preserve">Empirical evidence of the grid penalty shows that, although a TTW view lets exhaust emissions vanish from the equation, a WTW view reveals that the carbon footprint is only relocated. In Jordan, regardless of whether the electricity generated</w:t>
        </w:r>
      </w:ins>
      <w:r>
        <w:t xml:space="preserve"> comes from imported natural gas or </w:t>
      </w:r>
      <w:del w:id="9323" w:author="Anas Ghawanmeh" w:date="2026-10-06T00:00:00Z">
        <w:r>
          <w:delText xml:space="preserve">domestic oil shale, electrifying a vehicle shifts its footprint up the supply</w:delText>
        </w:r>
      </w:del>
      <w:ins w:id="9324" w:author="Anas Ghawanmeh" w:date="2026-10-06T00:00:00Z">
        <w:r>
          <w:t xml:space="preserve">locally produced oil shale, the act of electrifying shifts the footprint further up the</w:t>
        </w:r>
      </w:ins>
      <w:r>
        <w:t xml:space="preserve"> chain to the power </w:t>
      </w:r>
      <w:del w:id="9325" w:author="Anas Ghawanmeh" w:date="2026-10-06T00:00:00Z">
        <w:r>
          <w:delText xml:space="preserve">plant. This lines up with the concerns</w:delText>
        </w:r>
      </w:del>
      <w:ins w:id="9326" w:author="Anas Ghawanmeh" w:date="2026-10-06T00:00:00Z">
        <w:r>
          <w:t xml:space="preserve">plant; oil shale is considerably more carbon-intensive than gas, and distinguishing average from marginal emission rates is important for planning (Hawkes, 2010). These results align with the barriers to EV uptake in MENA described by</w:t>
        </w:r>
      </w:ins>
      <w:r>
        <w:t xml:space="preserve"> Evensen et al. (2025) </w:t>
      </w:r>
      <w:del w:id="9327" w:author="Anas Ghawanmeh" w:date="2026-10-06T00:00:00Z">
        <w:r>
          <w:delText xml:space="preserve">raised about EV adoption barriers across the MENA region, and it echoes the findings of</w:delText>
        </w:r>
      </w:del>
      <w:ins w:id="9328" w:author="Anas Ghawanmeh" w:date="2026-10-06T00:00:00Z">
        <w:r>
          <w:t xml:space="preserve">and Al-Alawi and Al-Alawi (2022), and they corroborate</w:t>
        </w:r>
      </w:ins>
      <w:r>
        <w:t xml:space="preserve"> Liu et al. (2019) and Qiao et al. (2019), who </w:t>
      </w:r>
      <w:del w:id="9329" w:author="Anas Ghawanmeh" w:date="2026-10-06T00:00:00Z">
        <w:r>
          <w:delText xml:space="preserve">showed that fossil-heavy power generation can cancel out an EV’s operational climate benefit. Studies of more decarbonized grids reach the opposite conclusion</w:delText>
        </w:r>
      </w:del>
      <w:ins w:id="9330" w:author="Anas Ghawanmeh" w:date="2026-10-06T00:00:00Z">
        <w:r>
          <w:t xml:space="preserve">established that fossil-based power can cancel the operational climate gains of EVs. Research on highly decarbonized grids arrives at the reverse result</w:t>
        </w:r>
      </w:ins>
      <w:r>
        <w:t xml:space="preserve"> — Buberger et al. (2022) and</w:t>
      </w:r>
      <w:del w:id="9331" w:author="Anas Ghawanmeh" w:date="2026-10-06T00:00:00Z">
        <w:r>
          <w:delText xml:space="preserve"> the</w:delText>
        </w:r>
      </w:del>
      <w:r>
        <w:t xml:space="preserve"> ICCT (2023) find EVs to be the </w:t>
      </w:r>
      <w:del w:id="9332" w:author="Anas Ghawanmeh" w:date="2026-10-06T00:00:00Z">
        <w:r>
          <w:delText xml:space="preserve">cleaner option across their full life cycle there — which underscores how unevenly the label “zero-emission” actually applies around the world. This unevenness is not unique to Jordan: a 2026 life cycle comparison of Saudi Arabia’s equally fossil-heavy grid found EVs still cut emissions by 25% even before any grid decarbonization, a margin the study projects would roughly double once the country’s announced renewable targets are met (Alghamdi, 2026) — a useful benchmark for how much of Jordan’s own grid penalty is likely to close as its power sector cleans up.</w:delText>
        </w:r>
      </w:del>
      <w:ins w:id="9333" w:author="Anas Ghawanmeh" w:date="2026-10-06T00:00:00Z">
        <w:r>
          <w:t xml:space="preserve">most sustainable choice throughout their lifecycle — highlighting an unequal global distribution of the “zero-emission” label. Jordan is not an isolated case: a 2026 comparative LCA for Saudi Arabia, whose grid is similarly fossil-based, reported a 25% emission reduction from EVs before any grid improvement, expected to approximately double once declared renewable targets are reached (Alghamdi, 2026), offering a benchmark for how far Jordan’s penalty may narrow as its electricity sector becomes cleaner.</w:t>
        </w:r>
      </w:ins>
      <w:r>
        <w:t xml:space="preserve"> Petrauskienė et al. (2021) </w:t>
      </w:r>
      <w:del w:id="9334" w:author="Anas Ghawanmeh" w:date="2026-10-06T00:00:00Z">
        <w:r>
          <w:delText xml:space="preserve">make a related point: judging EVs on operational emissions alone risks locking a country into a permanent decarbonization ceiling set by</w:delText>
        </w:r>
      </w:del>
      <w:ins w:id="9335" w:author="Anas Ghawanmeh" w:date="2026-10-06T00:00:00Z">
        <w:r>
          <w:t xml:space="preserve">argue that judging EV effectiveness only by operational emissions may cause systemic lock-in, fixing a permanent decarbonization limit equal to</w:t>
        </w:r>
      </w:ins>
      <w:r>
        <w:t xml:space="preserve"> the carbon intensity of </w:t>
      </w:r>
      <w:del w:id="9336" w:author="Anas Ghawanmeh" w:date="2026-10-06T00:00:00Z">
        <w:r>
          <w:delText xml:space="preserve">its own grid.</w:delText>
        </w:r>
      </w:del>
      <w:ins w:id="9337" w:author="Anas Ghawanmeh" w:date="2026-10-06T00:00:00Z">
        <w:r>
          <w:t xml:space="preserve">national generation.</w:t>
        </w:r>
      </w:ins>
    </w:p>
    <w:p>
      <w:pPr>
        <w:spacing w:after="200" w:line="276"/>
      </w:pPr>
      <w:del w:id="9338" w:author="Anas Ghawanmeh" w:date="2026-10-06T00:00:00Z">
        <w:r>
          <w:delText xml:space="preserve">Scenario 1 compared a 20% shift from gasoline to battery electric vehicles. Viewed through a Well-to-Wheel lens, the EV’s real vulnerability — the grid penalty — becomes obvious: the environmental burden has moved, both geographically and technologically, rather than disappeared. Because that EV fleet depends on Jordan’s 2022 grid (NEPCO, 2022), it still generates a meaningful amount of upstream emissions. On a fossil-dominated grid, EVs mostly function</w:delText>
        </w:r>
      </w:del>
      <w:ins w:id="9339" w:author="Anas Ghawanmeh" w:date="2026-10-06T00:00:00Z">
        <w:r>
          <w:t xml:space="preserve">The first mitigation scenario examined replacing 20% of gasoline cars with BEVs. From a WTW perspective, the critical vulnerability of the EV, namely the grid penalty, becomes more apparent: the burden is merely displaced in geography and technology, not eliminated. Dependence on the Jordanian 2022 grid makes the EV fleet a significant source of upstream emissions (NEPCO, 2022). Where electricity is fossil-dominated, EVs act solely</w:t>
        </w:r>
      </w:ins>
      <w:r>
        <w:t xml:space="preserve"> as remote dispersal devices, </w:t>
      </w:r>
      <w:del w:id="9340" w:author="Anas Ghawanmeh" w:date="2026-10-06T00:00:00Z">
        <w:r>
          <w:delText xml:space="preserve">moving urban traffic’s carbon load to centralized power stations rather than eliminating it (Evensen et al., 2025) — while also increasing mineral resource scarcity, since fossil fuel extraction is partly replaced by</w:delText>
        </w:r>
      </w:del>
      <w:ins w:id="9341" w:author="Anas Ghawanmeh" w:date="2026-10-06T00:00:00Z">
        <w:r>
          <w:t xml:space="preserve">transferring the carbon load produced by urban traffic to centralized generation locations and thus limiting total decarbonization (Evensen et al., 2025; Al-Alawi and Al-Alawi, 2022). They also drive up “Mineral Resource Scarcity,” as extraction of finite geological fossil fuels gives way to growing</w:t>
        </w:r>
      </w:ins>
      <w:r>
        <w:t xml:space="preserve"> mineral extraction for batteries (Lai et al., 2022; IEA, 2021a).</w:t>
      </w:r>
    </w:p>
    <w:p>
      <w:pPr>
        <w:spacing w:after="200" w:line="276"/>
      </w:pPr>
      <w:del w:id="9342" w:author="Anas Ghawanmeh" w:date="2026-10-06T00:00:00Z">
        <w:r>
          <w:delText xml:space="preserve">Scenario 2, the modal-shift case, follows the same Avoid-Shift-Improve logic often used for demand-side</w:delText>
        </w:r>
      </w:del>
      <w:ins w:id="9343" w:author="Anas Ghawanmeh" w:date="2026-10-06T00:00:00Z">
        <w:r>
          <w:t xml:space="preserve">Scenario 2, consistent with the A-S-I approach frequently applied as a demand-side measure for</w:t>
        </w:r>
      </w:ins>
      <w:r>
        <w:t xml:space="preserve"> urban decarbonization (Jarre et al., 2024), </w:t>
      </w:r>
      <w:del w:id="9344" w:author="Anas Ghawanmeh" w:date="2026-10-06T00:00:00Z">
        <w:r>
          <w:delText xml:space="preserve">but it reveals a dangerous pollution swap: moving commuters from cars to diesel buses lowers aggregate GWP while sharply raising local fine particulate matter and stratospheric ozone depletion. This matches Grutter’s (2014) finding that ageing heavy-duty fleets contribute disproportionately to short-lived climate pollutants, and our DALY calculations echo</w:delText>
        </w:r>
      </w:del>
      <w:ins w:id="9345" w:author="Anas Ghawanmeh" w:date="2026-10-06T00:00:00Z">
        <w:r>
          <w:t xml:space="preserve">reveals a hazardous pollution swap: relocating commuters from cars into diesel buses decreases total aggregate GWP but creates a local surge in PM2.5 formation together with ozone depletion at the stratospheric level. Such a result confirms the conclusion of Grutter (2014) that old heavy-duty fleets make an outsized contribution to SLCP emissions. In addition, the ReCiPe endpoint (DALY) calculations support</w:t>
        </w:r>
      </w:ins>
      <w:r>
        <w:t xml:space="preserve"> epidemiological work (Anenberg et al., 2012; WHO, </w:t>
      </w:r>
      <w:del w:id="9346" w:author="Anas Ghawanmeh" w:date="2026-10-06T00:00:00Z">
        <w:r>
          <w:delText xml:space="preserve">2023) showing that diesel-derived black carbon drives acute cardiovascular events —</w:delText>
        </w:r>
      </w:del>
      <w:ins w:id="9347" w:author="Anas Ghawanmeh" w:date="2026-10-06T00:00:00Z">
        <w:r>
          <w:t xml:space="preserve">2023; Mills et al., 2007) demonstrating that black carbon from diesel shifts the impact from respiratory nuisance to acute cardiovascular death through</w:t>
        </w:r>
      </w:ins>
      <w:r>
        <w:t xml:space="preserve"> ischemic heart disease and </w:t>
      </w:r>
      <w:del w:id="9348" w:author="Anas Ghawanmeh" w:date="2026-10-06T00:00:00Z">
        <w:r>
          <w:delText xml:space="preserve">stroke — not just respiratory irritation. In other words, optimizing for a global metric (CO2) quietly increased local toxicity, which is precisely the trade-off good policy should avoid</w:delText>
        </w:r>
      </w:del>
      <w:ins w:id="9349" w:author="Anas Ghawanmeh" w:date="2026-10-06T00:00:00Z">
        <w:r>
          <w:t xml:space="preserve">stroke. By optimizing a global climate metric (CO₂), local toxicity was inadvertently increased, violating the principle that good policy cannot trade global climate benefits for local health damage</w:t>
        </w:r>
      </w:ins>
      <w:r>
        <w:t xml:space="preserve"> (Fantke et al., 2017).</w:t>
      </w:r>
    </w:p>
    <w:p>
      <w:pPr>
        <w:spacing w:after="200" w:line="276"/>
      </w:pPr>
      <w:del w:id="9350" w:author="Anas Ghawanmeh" w:date="2026-10-06T00:00:00Z">
        <w:r>
          <w:delText xml:space="preserve">The Scenario 1 simulation also surfaced a toxicity trade-off</w:delText>
        </w:r>
      </w:del>
      <w:ins w:id="9351" w:author="Anas Ghawanmeh" w:date="2026-10-06T00:00:00Z">
        <w:r>
          <w:t xml:space="preserve">The EV simulation (Scenario 1) also revealed new evidence regarding toxicity</w:t>
        </w:r>
      </w:ins>
      <w:r>
        <w:t xml:space="preserve"> in the battery supply </w:t>
      </w:r>
      <w:del w:id="9352" w:author="Anas Ghawanmeh" w:date="2026-10-06T00:00:00Z">
        <w:r>
          <w:delText xml:space="preserve">chain itself. Tailpipe emissions fall with electrification, but human non-carcinogenic toxicity and mineral resource scarcity both rise, consistent with the broader literature showing that EV toxicity is concentrated in the mining and manufacturing phase</w:delText>
        </w:r>
      </w:del>
      <w:ins w:id="9353" w:author="Anas Ghawanmeh" w:date="2026-10-06T00:00:00Z">
        <w:r>
          <w:t xml:space="preserve">chain. Although electrification lowers exhaust emissions, increases are expected in “Human Non-Carcinogenic Toxicity” and “Mineral Resource Scarcity,” both consistent with literature indicating that EV toxicity occurs primarily during mining and manufacturing</w:t>
        </w:r>
      </w:ins>
      <w:r>
        <w:t xml:space="preserve"> (Lai et al., 2022; Requia et al., 2018). Electrification </w:t>
      </w:r>
      <w:del w:id="9354" w:author="Anas Ghawanmeh" w:date="2026-10-06T00:00:00Z">
        <w:r>
          <w:delText xml:space="preserve">also restructures which resources a country depends on. Jordan’s baseline combustion fleet already carries a real economic burden — fossil resource scarcity is</w:delText>
        </w:r>
      </w:del>
      <w:ins w:id="9355" w:author="Anas Ghawanmeh" w:date="2026-10-06T00:00:00Z">
        <w:r>
          <w:t xml:space="preserve">further restructures national resource dependence. In Jordan, the baseline internal combustion fleet is already an economic burden, with fossil resource scarcity</w:t>
        </w:r>
      </w:ins>
      <w:r>
        <w:t xml:space="preserve"> estimated at $1.62 million (USD2013) (MEMR, </w:t>
      </w:r>
      <w:del w:id="9356" w:author="Anas Ghawanmeh" w:date="2026-10-06T00:00:00Z">
        <w:r>
          <w:delText xml:space="preserve">2022) — and while wider EV adoption reduces dependence on imported fuel, it introduces new volatility tied to mineral markets. This matches the IEA’s own warning (2021a) that the clean energy transition will demand far more minerals than past energy systems required. In practical terms, Jordan trades dependence on oil imports for dependence on battery minerals</w:delText>
        </w:r>
      </w:del>
      <w:ins w:id="9357" w:author="Anas Ghawanmeh" w:date="2026-10-06T00:00:00Z">
        <w:r>
          <w:t xml:space="preserve">2022). Greater EV proliferation will reduce reliance on fossil fuels, yet rising demand for minerals introduces volatility to resource availability. These observations support the IEA (2021a) caution that the transition to clean energy will demand substantially more mineral resources than has historically been necessary. Essentially, Jordan shifts from relying on imported oil to relying on the minerals used in manufacturing batteries</w:t>
        </w:r>
      </w:ins>
      <w:r>
        <w:t xml:space="preserve"> (Lai et al., 2022). </w:t>
      </w:r>
      <w:del w:id="9358" w:author="Anas Ghawanmeh" w:date="2026-10-06T00:00:00Z">
        <w:r>
          <w:delText xml:space="preserve">Because battery recycling capacity still</w:delText>
        </w:r>
      </w:del>
      <w:ins w:id="9359" w:author="Anas Ghawanmeh" w:date="2026-10-06T00:00:00Z">
        <w:r>
          <w:t xml:space="preserve">Since battery recycling</w:t>
        </w:r>
      </w:ins>
      <w:r>
        <w:t xml:space="preserve"> lags in developing countries (Harper et al., 2019), </w:t>
      </w:r>
      <w:del w:id="9360" w:author="Anas Ghawanmeh" w:date="2026-10-06T00:00:00Z">
        <w:r>
          <w:delText xml:space="preserve">policymakers should treat circularity — mandatory recycling, material recovery — as a core part of any energy transition strategy, not an afterthought</w:delText>
        </w:r>
      </w:del>
      <w:ins w:id="9361" w:author="Anas Ghawanmeh" w:date="2026-10-06T00:00:00Z">
        <w:r>
          <w:t xml:space="preserve">decision makers must recognize that electrification transfers depletion pressure from hydrocarbons to metals, and support for the energy transition will be inadequate without life-cycle circularity, such as required recycling, to minimize the total embedded expense of materials</w:t>
        </w:r>
      </w:ins>
      <w:r>
        <w:t xml:space="preserve"> (Ahmadi et al., 2017).</w:t>
      </w:r>
    </w:p>
    <w:p>
      <w:pPr>
        <w:spacing w:after="200" w:line="276"/>
      </w:pPr>
      <w:del w:id="9362" w:author="Anas Ghawanmeh" w:date="2026-10-06T00:00:00Z">
        <w:r>
          <w:delText xml:space="preserve">These trade-offs show how much geography and geopolitics shape decarbonization outcomes. European life cycle studies favour EVs heavily</w:delText>
        </w:r>
      </w:del>
      <w:ins w:id="9363" w:author="Anas Ghawanmeh" w:date="2026-10-06T00:00:00Z">
        <w:r>
          <w:t xml:space="preserve">Identifying these trade-offs at an empirical level shows how spatial and geopolitical features will affect the ultimate success of decarbonization. European LCAs strongly favour EVs</w:t>
        </w:r>
      </w:ins>
      <w:r>
        <w:t xml:space="preserve"> because their grids are already largely </w:t>
      </w:r>
      <w:del w:id="9364" w:author="Anas Ghawanmeh" w:date="2026-10-06T00:00:00Z">
        <w:r>
          <w:delText xml:space="preserve">decarbonized; that logic does not transfer cleanly to a grid as fossil-dependent as Jordan’s. The micro-level WTW CO2</w:delText>
        </w:r>
      </w:del>
      <w:ins w:id="9365" w:author="Anas Ghawanmeh" w:date="2026-10-06T00:00:00Z">
        <w:r>
          <w:t xml:space="preserve">decarbonized, but the fossil nature of the Jordanian grid weakens this benefit, so European conclusions cannot simply be imported into a country without a corresponding energy transition. Local micro-level WTW CO₂</w:t>
        </w:r>
      </w:ins>
      <w:r>
        <w:t xml:space="preserve"> density functions (Figure 7) </w:t>
      </w:r>
      <w:del w:id="9366" w:author="Anas Ghawanmeh" w:date="2026-10-06T00:00:00Z">
        <w:r>
          <w:delText xml:space="preserve">show a Grid Penalty for Jordan that looks quite different from the European studies</w:delText>
        </w:r>
      </w:del>
      <w:ins w:id="9367" w:author="Anas Ghawanmeh" w:date="2026-10-06T00:00:00Z">
        <w:r>
          <w:t xml:space="preserve">indicate a grid penalty for Jordan that varies greatly from European-focused LCAs</w:t>
        </w:r>
      </w:ins>
      <w:r>
        <w:t xml:space="preserve"> (Cox et al., 2018; Nordelöf et al., 2014). </w:t>
      </w:r>
      <w:del w:id="9368" w:author="Anas Ghawanmeh" w:date="2026-10-06T00:00:00Z">
        <w:r>
          <w:delText xml:space="preserve">Even so, the Monte Carlo results settle the core question: there is</w:delText>
        </w:r>
      </w:del>
      <w:ins w:id="9369" w:author="Anas Ghawanmeh" w:date="2026-10-06T00:00:00Z">
        <w:r>
          <w:t xml:space="preserve">However, the Monte Carlo models ultimately settle the question of EV viability in Jordan: with</w:t>
        </w:r>
      </w:ins>
      <w:r>
        <w:t xml:space="preserve"> no statistical overlap between the EV and </w:t>
      </w:r>
      <w:del w:id="9370" w:author="Anas Ghawanmeh" w:date="2026-10-06T00:00:00Z">
        <w:r>
          <w:delText xml:space="preserve">combustion-vehicle distributions, meaning EVs deliver a net climate benefit even on a fossil-heavy grid. What they do not deliver, on their own, is the scale of reduction needed for</w:delText>
        </w:r>
      </w:del>
      <w:ins w:id="9371" w:author="Anas Ghawanmeh" w:date="2026-10-06T00:00:00Z">
        <w:r>
          <w:t xml:space="preserve">ICEV distributions, EVs yield a net reduction in global warming even when their upstream generation is fossil-based. Electrification alone, however, will not produce the large reductions needed to achieve</w:t>
        </w:r>
      </w:ins>
      <w:r>
        <w:t xml:space="preserve"> deep decarbonization (Qiao et al., 2019).</w:t>
      </w:r>
    </w:p>
    <w:p>
      <w:pPr>
        <w:spacing w:after="200" w:line="276"/>
      </w:pPr>
      <w:del w:id="9372" w:author="Anas Ghawanmeh" w:date="2026-10-06T00:00:00Z">
        <w:r>
          <w:delText xml:space="preserve">Two impact categories —</w:delText>
        </w:r>
      </w:del>
      <w:ins w:id="9373" w:author="Anas Ghawanmeh" w:date="2026-10-06T00:00:00Z">
        <w:r>
          <w:t xml:space="preserve">Critical categories such as</w:t>
        </w:r>
      </w:ins>
      <w:r>
        <w:t xml:space="preserve"> stratospheric ozone depletion and human non-carcinogenic toxicity </w:t>
      </w:r>
      <w:del w:id="9374" w:author="Anas Ghawanmeh" w:date="2026-10-06T00:00:00Z">
        <w:r>
          <w:delText xml:space="preserve">— remain stubbornly high regardless of tailpipe technology, because they originate in the Well-to-Tank phase. That means even Euro 6 engines cannot avoid the upstream cost of producing premium fuel: extraction, marine transport, and energy-intensive refining to strip out sulphur all carry their own resource and toxicity footprint (EEA, 2019).</w:delText>
        </w:r>
      </w:del>
      <w:ins w:id="9375" w:author="Anas Ghawanmeh" w:date="2026-10-06T00:00:00Z">
        <w:r>
          <w:t xml:space="preserve">continue to dominate the environmental profile irrespective of exhaust technology, because this ongoing toxicity arises from the WTT phase onward. Consequently, however efficient Euro 6 combustion may be, the upstream processes necessary to manufacture premium fuels (geological extraction, marine transportation, energy-intensive refinery processes for the removal of sulfur) still carry toxicity and deplete resources (EEA, 2019; Al-Saryrah et al., 2021).</w:t>
        </w:r>
      </w:ins>
    </w:p>
    <w:p>
      <w:pPr>
        <w:spacing w:after="200" w:line="276"/>
      </w:pPr>
      <w:del w:id="9376" w:author="Anas Ghawanmeh" w:date="2026-10-06T00:00:00Z">
        <w:r>
          <w:delText xml:space="preserve">This pollution swap changes the risk profile substantially. Cutting gasoline use lowers a long-term, global climate indicator. Diesel, on the other hand, raises short-lived climate pollutants in dense urban areas — black carbon, ultrafine particulates — with direct cardiovascular consequences, including</w:delText>
        </w:r>
      </w:del>
      <w:ins w:id="9377" w:author="Anas Ghawanmeh" w:date="2026-10-06T00:00:00Z">
        <w:r>
          <w:t xml:space="preserve">This pollution exchange drastically changes the environmental risk. Lower gasoline consumption reduces a worldwide, long-term climate indicator. Diesel, conversely, increases SLCPs in dense urban environments through black carbon and ultrafine particles, which enter the cardiovascular system and cause</w:t>
        </w:r>
      </w:ins>
      <w:r>
        <w:t xml:space="preserve"> premature death from ischemic heart disease and stroke </w:t>
      </w:r>
      <w:del w:id="9378" w:author="Anas Ghawanmeh" w:date="2026-10-06T00:00:00Z">
        <w:r>
          <w:delText xml:space="preserve">(WHO, 2023; Anenberg et al., 2012). Diesel also drives up ground-level ozone, worsening</w:delText>
        </w:r>
      </w:del>
      <w:ins w:id="9379" w:author="Anas Ghawanmeh" w:date="2026-10-06T00:00:00Z">
        <w:r>
          <w:t xml:space="preserve">as calculated by WHO (2023) and Anenberg et al. (2012). Amman’s topography additionally traps vehicle exhaust within “street canyons,” increasing exposure for residents near major roads (Fantke et al., 2017). Diesel emissions further contribute to ground-level ozone, raising</w:t>
        </w:r>
      </w:ins>
      <w:r>
        <w:t xml:space="preserve"> respiratory illness during hot summer months (Grutter, 2014).</w:t>
      </w:r>
    </w:p>
    <w:p>
      <w:pPr>
        <w:spacing w:after="200" w:line="276"/>
      </w:pPr>
      <w:del w:id="9380" w:author="Anas Ghawanmeh" w:date="2026-10-06T00:00:00Z">
        <w:r>
          <w:delText xml:space="preserve">Chester and Horvath (2009) are further supported here by the probabilistic evidence: a diesel bus running under 25 passengers per passenger-kilometre performs worse on local toxicity than a private car, which casts real doubt on bus rapid transit systems that cannot guarantee high occupancy during peak periods.</w:delText>
        </w:r>
      </w:del>
      <w:ins w:id="9381" w:author="Anas Ghawanmeh" w:date="2026-10-06T00:00:00Z">
        <w:r>
          <w:t xml:space="preserve">The probabilistic visualization lends further support to Chester and Horvath (2009): on a passenger-kilometre basis, a diesel bus with fewer than 25 occupants yields higher localized toxicity than a conventional car, raising doubts about diesel BRT systems unable to assure full ridership at peak times.</w:t>
        </w:r>
      </w:ins>
    </w:p>
    <w:p>
      <w:pPr>
        <w:spacing w:after="200" w:line="276"/>
      </w:pPr>
      <w:del w:id="9382" w:author="Anas Ghawanmeh" w:date="2026-10-06T00:00:00Z">
        <w:r>
          <w:delText xml:space="preserve">Taken together, the sector modelling in Figure 3 backs up the IEA’s</w:delText>
        </w:r>
      </w:del>
      <w:ins w:id="9383" w:author="Anas Ghawanmeh" w:date="2026-10-06T00:00:00Z">
        <w:r>
          <w:t xml:space="preserve">In summary, the sector modelling (Figure 3) confirms the IEA</w:t>
        </w:r>
      </w:ins>
      <w:r>
        <w:t xml:space="preserve"> Net Zero by 2050 </w:t>
      </w:r>
      <w:del w:id="9384" w:author="Anas Ghawanmeh" w:date="2026-10-06T00:00:00Z">
        <w:r>
          <w:delText xml:space="preserve">assessment (IEA, 2021b): late-stage combustion clean-ups (Scenarios 1 through 3) will not get the job done. The DALY results</w:delText>
        </w:r>
      </w:del>
      <w:ins w:id="9385" w:author="Anas Ghawanmeh" w:date="2026-10-06T00:00:00Z">
        <w:r>
          <w:t xml:space="preserve">roadmap (IEA, 2021b), which states that late-stage clean-ups of combustion (Scenarios 1–3) can never suffice. DALY assessments</w:t>
        </w:r>
      </w:ins>
      <w:r>
        <w:t xml:space="preserve"> show that Euro 6 </w:t>
      </w:r>
      <w:del w:id="9386" w:author="Anas Ghawanmeh" w:date="2026-10-06T00:00:00Z">
        <w:r>
          <w:delText xml:space="preserve">investment, on its own, still leaves a real cardiovascular health cost on the table — a pattern also seen in prior</w:delText>
        </w:r>
      </w:del>
      <w:ins w:id="9387" w:author="Anas Ghawanmeh" w:date="2026-10-06T00:00:00Z">
        <w:r>
          <w:t xml:space="preserve">investment on its own leaves a considerable cardiovascular health cost, as reflected in earlier</w:t>
        </w:r>
      </w:ins>
      <w:r>
        <w:t xml:space="preserve"> MENA research (Jelti et al., 2021; Alotaibi et al., 2022; Al-Shetwi et al., </w:t>
      </w:r>
      <w:del w:id="9388" w:author="Anas Ghawanmeh" w:date="2026-10-06T00:00:00Z">
        <w:r>
          <w:delText xml:space="preserve">2020), all pointing to the same conclusion: genuine climate benefits require decarbonizing upstream power generation, not just cleaning up the vehicle. Escaping this incremental trap means following the leapfrogging logic</w:delText>
        </w:r>
      </w:del>
      <w:ins w:id="9389" w:author="Anas Ghawanmeh" w:date="2026-10-06T00:00:00Z">
        <w:r>
          <w:t xml:space="preserve">2020; Koç et al., 2023), which collectively indicates that real climate gains depend on decarbonized upstream power production rather than cleaner vehicles alone. To escape the “Incremental Trap,” developing countries should adopt the tailored MENA strategies of</w:t>
        </w:r>
      </w:ins>
      <w:r>
        <w:t xml:space="preserve"> Evensen et al. (2025) </w:t>
      </w:r>
      <w:del w:id="9390" w:author="Anas Ghawanmeh" w:date="2026-10-06T00:00:00Z">
        <w:r>
          <w:delText xml:space="preserve">lay out for the MENA region — pairing zero-emission vehicles directly</w:delText>
        </w:r>
      </w:del>
      <w:ins w:id="9391" w:author="Anas Ghawanmeh" w:date="2026-10-06T00:00:00Z">
        <w:r>
          <w:t xml:space="preserve">and Al-Alawi and Al-Alawi (2022), implementing a “leapfrogging” approach that pairs zero-emission vehicles</w:t>
        </w:r>
      </w:ins>
      <w:r>
        <w:t xml:space="preserve"> with 100% renewable, decentralized </w:t>
      </w:r>
      <w:del w:id="9392" w:author="Anas Ghawanmeh" w:date="2026-10-06T00:00:00Z">
        <w:r>
          <w:delText xml:space="preserve">power.</w:delText>
        </w:r>
      </w:del>
      <w:ins w:id="9393" w:author="Anas Ghawanmeh" w:date="2026-10-06T00:00:00Z">
        <w:r>
          <w:t xml:space="preserve">power grids.</w:t>
        </w:r>
      </w:ins>
    </w:p>
    <w:p>
      <w:pPr>
        <w:pStyle w:val="Heading1"/>
        <w:spacing w:after="200" w:before="400"/>
      </w:pPr>
      <w:r>
        <w:rPr>
          <w:b/>
          <w:bCs/>
        </w:rPr>
        <w:t xml:space="preserve">5. Policy Implications for Developing Economies</w:t>
      </w:r>
    </w:p>
    <w:p>
      <w:pPr>
        <w:spacing w:after="200" w:line="276"/>
      </w:pPr>
      <w:del w:id="9394" w:author="Anas Ghawanmeh" w:date="2026-10-06T00:00:00Z">
        <w:r>
          <w:delText xml:space="preserve">The grid penalty demonstrated here points to an uncomfortable but necessary policy conclusion: promoting electric vehicles on its own, without first expanding low-carbon power generation, is not an effective way to cut greenhouse gas emissions.</w:delText>
        </w:r>
      </w:del>
      <w:ins w:id="9395" w:author="Anas Ghawanmeh" w:date="2026-10-06T00:00:00Z">
        <w:r>
          <w:t xml:space="preserve">The grid penalty identified in this research supports an uncomfortable yet necessary conclusion for policy: encouraging EVs in isolation, before low-carbon generation has been expanded, is an ineffective route to GHG reduction. EV promotion cannot be pursued independently of the National Energy Strategy.</w:t>
        </w:r>
      </w:ins>
    </w:p>
    <w:p>
      <w:pPr>
        <w:spacing w:after="200" w:line="276"/>
      </w:pPr>
      <w:del w:id="9396" w:author="Anas Ghawanmeh" w:date="2026-10-06T00:00:00Z">
        <w:r>
          <w:delText xml:space="preserve">Integrated energy-transport planning is needed to break down the institutional silos that keep these two policy areas separate. National EV targets need to be tied mathematically to the retirement of fossil-fuel power plants and to the pace at which renewable generation capacity comes online</w:delText>
        </w:r>
      </w:del>
      <w:ins w:id="9397" w:author="Anas Ghawanmeh" w:date="2026-10-06T00:00:00Z">
        <w:r>
          <w:t xml:space="preserve">A coupled energy-transport strategy is needed to dismantle the institutional silos separating these two policy domains. National targets for EVs ought to be tied numerically to fossil power plant retirement and to the speed at which new renewable generation becomes operational</w:t>
        </w:r>
      </w:ins>
      <w:r>
        <w:t xml:space="preserve"> (Al-Shetwi et al., 2020).</w:t>
      </w:r>
      <w:ins w:id="9398" w:author="Anas Ghawanmeh" w:date="2026-10-06T00:00:00Z">
        <w:r>
          <w:t xml:space="preserve"> Regional research on distribution networks further shows that high EV penetration could lead to transformer overloading unless the grid is reinforced (Al-Owaifeer et al., 2020).</w:t>
        </w:r>
      </w:ins>
    </w:p>
    <w:p>
      <w:pPr>
        <w:spacing w:after="200" w:line="276"/>
      </w:pPr>
      <w:del w:id="9399" w:author="Anas Ghawanmeh" w:date="2026-10-06T00:00:00Z">
        <w:r>
          <w:delText xml:space="preserve">For Jordan and the wider MENA region, one of the most promising interventions is decentralized “Solar-to-EV” charging infrastructure. Requiring new EV charging depots to run on localized solar microgrids would create “zero-emission islands” that bypass the carbon-intensive national grid entirely, letting new EVs capture their full</w:delText>
        </w:r>
      </w:del>
      <w:ins w:id="9400" w:author="Anas Ghawanmeh" w:date="2026-10-06T00:00:00Z">
        <w:r>
          <w:t xml:space="preserve">Across Jordan and MENA, the government should push decentralized “Solar-to-EV” chargers, especially for public transport depots and government fleets. Mandating solar microgrids for new charging depots would effectively establish “zero-emission islands,” where the current fossil intensity of the national grid is completely decoupled from transport, so that newly deployed EVs achieve their entire</w:t>
        </w:r>
      </w:ins>
      <w:r>
        <w:t xml:space="preserve"> climate and health benefit </w:t>
      </w:r>
      <w:del w:id="9401" w:author="Anas Ghawanmeh" w:date="2026-10-06T00:00:00Z">
        <w:r>
          <w:delText xml:space="preserve">from day one</w:delText>
        </w:r>
      </w:del>
      <w:ins w:id="9402" w:author="Anas Ghawanmeh" w:date="2026-10-06T00:00:00Z">
        <w:r>
          <w:t xml:space="preserve">immediately</w:t>
        </w:r>
      </w:ins>
      <w:r>
        <w:t xml:space="preserve"> (Evensen et al., 2025). </w:t>
      </w:r>
      <w:del w:id="9403" w:author="Anas Ghawanmeh" w:date="2026-10-06T00:00:00Z">
        <w:r>
          <w:delText xml:space="preserve">Charging EVs from solar power during off-peak hours would also ease the strain that EV charging puts on an already stretched distribution network in hot climates, turning EVs</w:delText>
        </w:r>
      </w:del>
      <w:ins w:id="9404" w:author="Anas Ghawanmeh" w:date="2026-10-06T00:00:00Z">
        <w:r>
          <w:t xml:space="preserve">Policies must also encourage EV charging during daylight off-peak hours, soaking up peak solar generation instead of adding to evening peaks; this relieves a distribution network already stressed by hot-climate loads and converts EVs from a liability</w:t>
        </w:r>
      </w:ins>
      <w:r>
        <w:t xml:space="preserve"> into a stabilizing storage </w:t>
      </w:r>
      <w:del w:id="9405" w:author="Anas Ghawanmeh" w:date="2026-10-06T00:00:00Z">
        <w:r>
          <w:delText xml:space="preserve">asset rather than a liability (Al-Shetwi et al., 2020).</w:delText>
        </w:r>
      </w:del>
      <w:ins w:id="9406" w:author="Anas Ghawanmeh" w:date="2026-10-06T00:00:00Z">
        <w:r>
          <w:t xml:space="preserve">resource (Al-Shetwi et al., 2020; Al-Shetwi et al., 2022).</w:t>
        </w:r>
      </w:ins>
    </w:p>
    <w:p>
      <w:pPr>
        <w:spacing w:after="200" w:line="276"/>
      </w:pPr>
      <w:del w:id="9407" w:author="Anas Ghawanmeh" w:date="2026-10-06T00:00:00Z">
        <w:r>
          <w:delText xml:space="preserve">The pollution swap points to a second, equally firm conclusion: relying</w:delText>
        </w:r>
      </w:del>
      <w:ins w:id="9408" w:author="Anas Ghawanmeh" w:date="2026-10-06T00:00:00Z">
        <w:r>
          <w:t xml:space="preserve">A second, equally firm lesson follows from the pollution swap: depending</w:t>
        </w:r>
      </w:ins>
      <w:r>
        <w:t xml:space="preserve"> on conventional diesel buses </w:t>
      </w:r>
      <w:del w:id="9409" w:author="Anas Ghawanmeh" w:date="2026-10-06T00:00:00Z">
        <w:r>
          <w:delText xml:space="preserve">to drive a modal shift risks making local health outcomes worse, not better. Developing countries should treat “transition technologies” — compressed natural gas, Euro 5/6 diesel — as a dead end rather than a stepping stone, since committing capital to them locks in decades of fossil-fuel infrastructure and ongoing PM2.5 exposure at exactly the moment net-zero targets demand the opposite</w:delText>
        </w:r>
      </w:del>
      <w:ins w:id="9410" w:author="Anas Ghawanmeh" w:date="2026-10-06T00:00:00Z">
        <w:r>
          <w:t xml:space="preserve">for modal shift may degrade, not enhance, local health. Policymakers must explicitly abandon the narrative of “transition technologies” such as Compressed Natural Gas (CNG) or Euro 5/6 diesel, because investment in them creates secondary infrastructure lock-in, binding cities to decades of fossil fuel use and persistent PM2.5 exposure just when net-zero goals demand the reverse</w:t>
        </w:r>
      </w:ins>
      <w:r>
        <w:t xml:space="preserve"> (Grutter, 2014). Jelti et al. (2021) </w:t>
      </w:r>
      <w:del w:id="9411" w:author="Anas Ghawanmeh" w:date="2026-10-06T00:00:00Z">
        <w:r>
          <w:delText xml:space="preserve">reach the same conclusion: alternative fossil fuels simply do not deliver the environmental return that growing, sustainable cities need. A 2022 life cycle comparison of diesel, diesel-electric, and hydrogen fuel-cell transit buses reinforces this directly, finding that fuel-cell buses outperform both diesel alternatives on every environmental measure once real-world battery ageing and duty cycles are modelled — further evidence that transitional diesel technologies are not a sound long-term investment for transit</w:delText>
        </w:r>
      </w:del>
      <w:ins w:id="9412" w:author="Anas Ghawanmeh" w:date="2026-10-06T00:00:00Z">
        <w:r>
          <w:t xml:space="preserve">arrive at the same finding: alternative fossil fuels fail to yield the environmental return needed by expanding, sustainable cities. A 2022 LCA comparing diesel, diesel-electric and hydrogen fuel cell transit buses strengthens this point, showing that fuel cell buses surpass both diesel options in every environmental indicator once realistic battery degradation and operating cycles are included, which further indicates that transitional diesel options are an unsound long-term investment for public</w:t>
        </w:r>
      </w:ins>
      <w:r>
        <w:t xml:space="preserve"> fleets (Ahmadi et al., 2022).</w:t>
      </w:r>
    </w:p>
    <w:p>
      <w:pPr>
        <w:spacing w:after="200" w:line="276"/>
      </w:pPr>
      <w:del w:id="9413" w:author="Anas Ghawanmeh" w:date="2026-10-06T00:00:00Z">
        <w:r>
          <w:delText xml:space="preserve">The alternative is a genuine leapfrog strategy. New capital for mass transit — bus rapid transit systems, in particular — should go directly to zero-emission technology: battery electric buses or hydrogen fuel-cell buses. Electric buses cost more upfront in hot climates, but that gap closes quickly once avoided public-health costs and reduced fuel imports are factored in. Leapfrogging straight to zero-emission mass transit lets developing countries cut their contribution to global climate change while directly improving</w:delText>
        </w:r>
      </w:del>
      <w:ins w:id="9414" w:author="Anas Ghawanmeh" w:date="2026-10-06T00:00:00Z">
        <w:r>
          <w:t xml:space="preserve">A genuine “leapfrogging” approach is the alternative. Investments in mass transit, notably BRT, should bypass transition technologies and target zero-emission options directly, namely battery electric or hydrogen fuel cell buses. Although electric buses require higher initial capital in hot climates, this difference is recovered rapidly when avoided health expenditure and lower fuel imports are considered; feasibility studies of new projects should therefore explicitly show the ‘avoided health costs’ to justify high upfront capital. By adopting zero-emission mass transit directly, developing nations can lower their share of global warming and, at the same time, improve</w:t>
        </w:r>
      </w:ins>
      <w:r>
        <w:t xml:space="preserve"> cardiovascular health in the </w:t>
      </w:r>
      <w:del w:id="9415" w:author="Anas Ghawanmeh" w:date="2026-10-06T00:00:00Z">
        <w:r>
          <w:delText xml:space="preserve">communities those buses serve.</w:delText>
        </w:r>
      </w:del>
      <w:ins w:id="9416" w:author="Anas Ghawanmeh" w:date="2026-10-06T00:00:00Z">
        <w:r>
          <w:t xml:space="preserve">neighbourhoods these services reach.</w:t>
        </w:r>
      </w:ins>
    </w:p>
    <w:p>
      <w:pPr>
        <w:pStyle w:val="Heading1"/>
        <w:spacing w:after="200" w:before="400"/>
      </w:pPr>
      <w:r>
        <w:rPr>
          <w:b/>
          <w:bCs/>
        </w:rPr>
        <w:t xml:space="preserve">6. Conclusion</w:t>
      </w:r>
    </w:p>
    <w:p>
      <w:pPr>
        <w:spacing w:after="200" w:line="276"/>
      </w:pPr>
      <w:del w:id="9417" w:author="Anas Ghawanmeh" w:date="2026-10-06T00:00:00Z">
        <w:r>
          <w:delText xml:space="preserve">This paper set out a full Well-to-Wheel life cycle assessment of Jordan’s road transport system to compare how current and proposed decarbonization strategies actually perform, once the hidden externalities of a fossil-dependent transport transition are properly accounted for.</w:delText>
        </w:r>
      </w:del>
      <w:ins w:id="9418" w:author="Anas Ghawanmeh" w:date="2026-10-06T00:00:00Z">
        <w:r>
          <w:t xml:space="preserve">Through a complete WTW LCA of road transport in Jordan, this paper compared how existing and planned decarbonization measures truly perform once the concealed externalities of a fossil-reliant transition are correctly included.</w:t>
        </w:r>
      </w:ins>
    </w:p>
    <w:p>
      <w:pPr>
        <w:spacing w:after="200" w:line="276"/>
      </w:pPr>
      <w:del w:id="9419" w:author="Anas Ghawanmeh" w:date="2026-10-06T00:00:00Z">
        <w:r>
          <w:delText xml:space="preserve">The evidence points to one central conclusion: developing countries need to move from siloed vehicle-by-vehicle regulation toward an integrated energy-transport approach. The grid penalty shows plainly that an EV mandate in a fossil-heavy country cannot deliver its promised environmental benefit unless it is legally and structurally tied</w:delText>
        </w:r>
      </w:del>
      <w:ins w:id="9420" w:author="Anas Ghawanmeh" w:date="2026-10-06T00:00:00Z">
        <w:r>
          <w:t xml:space="preserve">The findings lead to one principal conclusion: developing nations should change their paradigm from incremental, fragmented regulatory adjustments toward holistic “Energy-Transport-Health” nexus thinking. The grid penalty demonstrates that, in a fossil-dependent country, an EV mandate cannot achieve its intended environmental gains unless legally and structurally bound</w:t>
        </w:r>
      </w:ins>
      <w:r>
        <w:t xml:space="preserve"> to renewable power development. </w:t>
      </w:r>
      <w:del w:id="9421" w:author="Anas Ghawanmeh" w:date="2026-10-06T00:00:00Z">
        <w:r>
          <w:delText xml:space="preserve">National EV fleet targets need to be matched, sector by sector, to the retirement of fossil baseload capacity and the build-out</w:delText>
        </w:r>
      </w:del>
      <w:ins w:id="9422" w:author="Anas Ghawanmeh" w:date="2026-10-06T00:00:00Z">
        <w:r>
          <w:t xml:space="preserve">Fleet electrification targets should be aligned, sector by sector, with the phase-out of fossil baseload plants and the build-up</w:t>
        </w:r>
      </w:ins>
      <w:r>
        <w:t xml:space="preserve"> of grid-connected renewables (Al-Shetwi et al., 2020).</w:t>
      </w:r>
    </w:p>
    <w:p>
      <w:pPr>
        <w:spacing w:after="200" w:line="276"/>
      </w:pPr>
      <w:del w:id="9423" w:author="Anas Ghawanmeh" w:date="2026-10-06T00:00:00Z">
        <w:r>
          <w:delText xml:space="preserve">For Jordan and the broader MENA region, the most promising near-term step is aggressive</w:delText>
        </w:r>
      </w:del>
      <w:ins w:id="9424" w:author="Anas Ghawanmeh" w:date="2026-10-06T00:00:00Z">
        <w:r>
          <w:t xml:space="preserve">In Jordan and across MENA, the most promising short-term measure is large-scale</w:t>
        </w:r>
      </w:ins>
      <w:r>
        <w:t xml:space="preserve"> investment in decentralized “Solar-to-EV” </w:t>
      </w:r>
      <w:del w:id="9425" w:author="Anas Ghawanmeh" w:date="2026-10-06T00:00:00Z">
        <w:r>
          <w:delText xml:space="preserve">charging infrastructure. Requiring new EV depots to draw on localized solar microgrids would create genuine</w:delText>
        </w:r>
      </w:del>
      <w:ins w:id="9426" w:author="Anas Ghawanmeh" w:date="2026-10-06T00:00:00Z">
        <w:r>
          <w:t xml:space="preserve">charging. Requiring new depots to rely on local solar microgrids would establish true</w:t>
        </w:r>
      </w:ins>
      <w:r>
        <w:t xml:space="preserve"> zero-emission islands, letting EVs </w:t>
      </w:r>
      <w:del w:id="9427" w:author="Anas Ghawanmeh" w:date="2026-10-06T00:00:00Z">
        <w:r>
          <w:delText xml:space="preserve">bypass the carbon-intensive national grid and deliver their full climate and health benefit</w:delText>
        </w:r>
      </w:del>
      <w:ins w:id="9428" w:author="Anas Ghawanmeh" w:date="2026-10-06T00:00:00Z">
        <w:r>
          <w:t xml:space="preserve">leapfrog over the carbon intensity of the national grid and realize their complete climate and health benefits</w:t>
        </w:r>
      </w:ins>
      <w:r>
        <w:t xml:space="preserve"> (Evensen et al., 2025). </w:t>
      </w:r>
      <w:del w:id="9429" w:author="Anas Ghawanmeh" w:date="2026-10-06T00:00:00Z">
        <w:r>
          <w:delText xml:space="preserve">Charging at off-peak hours from solar power would also relieve pressure</w:delText>
        </w:r>
      </w:del>
      <w:ins w:id="9430" w:author="Anas Ghawanmeh" w:date="2026-10-06T00:00:00Z">
        <w:r>
          <w:t xml:space="preserve">Solar-based charging during off-peak periods would likewise ease the load</w:t>
        </w:r>
      </w:ins>
      <w:r>
        <w:t xml:space="preserve"> on a distribution network already </w:t>
      </w:r>
      <w:del w:id="9431" w:author="Anas Ghawanmeh" w:date="2026-10-06T00:00:00Z">
        <w:r>
          <w:delText xml:space="preserve">strained by hot-climate demand, turning EVs into a grid asset rather than a liability</w:delText>
        </w:r>
      </w:del>
      <w:ins w:id="9432" w:author="Anas Ghawanmeh" w:date="2026-10-06T00:00:00Z">
        <w:r>
          <w:t xml:space="preserve">burdened by hot-climate demand, converting EVs from a liability into an asset for the grid</w:t>
        </w:r>
      </w:ins>
      <w:r>
        <w:t xml:space="preserve"> (Al-Shetwi et al., 2020).</w:t>
      </w:r>
    </w:p>
    <w:p>
      <w:pPr>
        <w:spacing w:after="200" w:line="276"/>
      </w:pPr>
      <w:del w:id="9433" w:author="Anas Ghawanmeh" w:date="2026-10-06T00:00:00Z">
        <w:r>
          <w:delText xml:space="preserve">The pollution swap carries an equally clear warning for public transport planning: shifting to diesel-powered mass transit without safeguards can produce a real local health crisis even as it improves the national carbon ledger. Developing nations should explicitly rule out “transitional” technologies —</w:delText>
        </w:r>
      </w:del>
      <w:ins w:id="9434" w:author="Anas Ghawanmeh" w:date="2026-10-06T00:00:00Z">
        <w:r>
          <w:t xml:space="preserve">For public transport planning, the pollution swap offers an equally explicit caution: adopting unsafeguarded diesel mass transit may generate a serious local health crisis while simultaneously improving national carbon accounts. Long-term plans in developing nations should formally exclude “transitional” options, namely</w:t>
        </w:r>
      </w:ins>
      <w:r>
        <w:t xml:space="preserve"> CNG or Euro 5/6 </w:t>
      </w:r>
      <w:del w:id="9435" w:author="Anas Ghawanmeh" w:date="2026-10-06T00:00:00Z">
        <w:r>
          <w:delText xml:space="preserve">diesel — for long-term planning, since locking capital into them ties up decades of budget for fossil-fuel maintenance and ongoing PM2.5 exposure, directly at odds with</w:delText>
        </w:r>
      </w:del>
      <w:ins w:id="9436" w:author="Anas Ghawanmeh" w:date="2026-10-06T00:00:00Z">
        <w:r>
          <w:t xml:space="preserve">diesel, since committing funds to them locks in decades of fossil-fuel maintenance and sustained PM2.5 exposure, contradicting</w:t>
        </w:r>
      </w:ins>
      <w:r>
        <w:t xml:space="preserve"> net-zero commitments (Grutter, 2014). </w:t>
      </w:r>
      <w:del w:id="9437" w:author="Anas Ghawanmeh" w:date="2026-10-06T00:00:00Z">
        <w:r>
          <w:delText xml:space="preserve">As </w:delText>
        </w:r>
      </w:del>
      <w:r>
        <w:t xml:space="preserve">Jelti et al. (2021) </w:t>
      </w:r>
      <w:del w:id="9438" w:author="Anas Ghawanmeh" w:date="2026-10-06T00:00:00Z">
        <w:r>
          <w:delText xml:space="preserve">show, alternative fossil fuels simply do not generate enough environmental return to sustain long-term city growth.</w:delText>
        </w:r>
      </w:del>
      <w:ins w:id="9439" w:author="Anas Ghawanmeh" w:date="2026-10-06T00:00:00Z">
        <w:r>
          <w:t xml:space="preserve">demonstrate that alternative fossil fuels produce too little environmental benefit to support urban growth over the long term.</w:t>
        </w:r>
      </w:ins>
    </w:p>
    <w:p>
      <w:pPr>
        <w:spacing w:after="200" w:line="276"/>
      </w:pPr>
      <w:del w:id="9440" w:author="Anas Ghawanmeh" w:date="2026-10-06T00:00:00Z">
        <w:r>
          <w:delText xml:space="preserve">Instead, transit authorities should build zero-emission technology in from the outset — electric buses, hydrogen fuel-cell buses — rather than treating it as a later upgrade. Higher upfront costs in</w:delText>
        </w:r>
      </w:del>
      <w:ins w:id="9441" w:author="Anas Ghawanmeh" w:date="2026-10-06T00:00:00Z">
        <w:r>
          <w:t xml:space="preserve">Transit authorities should consequently adopt zero-emission technologies, electric and hydrogen fuel cell buses, from the beginning rather than postponing them to a future upgrade. The higher capital costs associated with</w:t>
        </w:r>
      </w:ins>
      <w:r>
        <w:t xml:space="preserve"> hot climates are recovered </w:t>
      </w:r>
      <w:del w:id="9442" w:author="Anas Ghawanmeh" w:date="2026-10-06T00:00:00Z">
        <w:r>
          <w:delText xml:space="preserve">relatively quickly through lower health-care costs from reduced respiratory illness and reduced dependence on imported fuel. That gives developing countries a genuine leapfrog path: cutting their contribution to long-term global climate change while directly reducing the short-term burden of locally generated cardiovascular disease.</w:delText>
        </w:r>
      </w:del>
      <w:ins w:id="9443" w:author="Anas Ghawanmeh" w:date="2026-10-06T00:00:00Z">
        <w:r>
          <w:t xml:space="preserve">fairly rapidly through reduced healthcare spending on respiratory disease and lower reliance on fuel imports. Developing countries thus gain a true leapfrogging opportunity, lessening their share of long-term global warming while directly cutting the immediate burden of cardiovascular disease caused by local pollution.</w:t>
        </w:r>
      </w:ins>
    </w:p>
    <w:p>
      <w:pPr>
        <w:pStyle w:val="Heading1"/>
        <w:spacing w:after="200" w:before="400"/>
      </w:pPr>
      <w:r>
        <w:rPr>
          <w:b/>
          <w:bCs/>
        </w:rPr>
        <w:t xml:space="preserve">References</w:t>
      </w:r>
    </w:p>
    <w:p>
      <w:pPr>
        <w:spacing w:after="150"/>
        <w:ind w:left="360" w:hanging="360"/>
      </w:pPr>
      <w:r>
        <w:t xml:space="preserve">Ahmadi, L., Young, S.B., Fowler, M., Fraser, R.A. and Achachlouei, M.A. (2017) A cascaded life cycle: reuse of electric vehicle lithium-ion battery packs in energy storage systems. The International Journal of Life Cycle Assessment, 22(1), pp. 111-124.</w:t>
      </w:r>
    </w:p>
    <w:p>
      <w:pPr>
        <w:spacing w:after="150"/>
        <w:ind w:left="360" w:hanging="360"/>
      </w:pPr>
      <w:r>
        <w:t xml:space="preserve">Ahmadi, P., Raeesi, M., Changizian, S., Teimouri, A. and Khoshnevisan, A. (2022) Lifecycle assessment of diesel, diesel-electric and hydrogen fuel cell transit buses with fuel cell degradation and battery aging using machine learning techniques. Energy, 259, 125003.</w:t>
      </w:r>
    </w:p>
    <w:p>
      <w:pPr>
        <w:spacing w:after="150"/>
        <w:ind w:left="360" w:hanging="360"/>
        <w:rPr>
          <w:ins w:id="9444" w:author="Anas Ghawanmeh" w:date="2026-10-06T00:00:00Z"/>
        </w:rPr>
      </w:pPr>
      <w:ins w:id="9445" w:author="Anas Ghawanmeh" w:date="2026-10-06T00:00:00Z">
        <w:r>
          <w:t xml:space="preserve">Al-Alawi, B.M. and Al-Alawi, A. (2022) Electric vehicle adoption in the MENA region: A review of status, challenges, and opportunities. Journal of Cleaner Production, 330, 129929.</w:t>
        </w:r>
      </w:ins>
    </w:p>
    <w:p>
      <w:pPr>
        <w:spacing w:after="150"/>
        <w:ind w:left="360" w:hanging="360"/>
        <w:rPr>
          <w:ins w:id="9446" w:author="Anas Ghawanmeh" w:date="2026-10-06T00:00:00Z"/>
        </w:rPr>
      </w:pPr>
      <w:ins w:id="9447" w:author="Anas Ghawanmeh" w:date="2026-10-06T00:00:00Z">
        <w:r>
          <w:t xml:space="preserve">Alarrouqi, R.A., Al-Mulla, A. and Al-Kuwari, S. (2024) Electric buses in hot climates: Challenges, technologies, and the road ahead. IEEE Access, 12, pp. 55543-55560.</w:t>
        </w:r>
      </w:ins>
    </w:p>
    <w:p>
      <w:pPr>
        <w:spacing w:after="150"/>
        <w:ind w:left="360" w:hanging="360"/>
      </w:pPr>
      <w:r>
        <w:t xml:space="preserve">Alghamdi, A.S. (2026) Comparative life cycle assessment of battery electric and internal combustion engine passenger cars under a fossil-dominated electricity grid: The case of Saudi Arabia. World Electric Vehicle Journal, 17(8), 415.</w:t>
      </w:r>
    </w:p>
    <w:p>
      <w:pPr>
        <w:spacing w:after="150"/>
        <w:ind w:left="360" w:hanging="360"/>
      </w:pPr>
      <w:r>
        <w:t xml:space="preserve">Alotaibi, S., Omer, S. and Su, Y. (2022) Identification of potential barriers to electric vehicle adoption in oil-producing nations — The case of Saudi Arabia. Electricity, 3(3), pp. 365-395.</w:t>
      </w:r>
    </w:p>
    <w:p>
      <w:pPr>
        <w:spacing w:after="150"/>
        <w:ind w:left="360" w:hanging="360"/>
        <w:rPr>
          <w:ins w:id="9448" w:author="Anas Ghawanmeh" w:date="2026-10-06T00:00:00Z"/>
        </w:rPr>
      </w:pPr>
      <w:ins w:id="9449" w:author="Anas Ghawanmeh" w:date="2026-10-06T00:00:00Z">
        <w:r>
          <w:t xml:space="preserve">Al-Owaifeer, M., Al-Ghamdi, S.G. and Koç, M. (2020) Impact of electric vehicle charging on distribution networks: A case study in Qatar. Energies, 13(20), 5473.</w:t>
        </w:r>
      </w:ins>
    </w:p>
    <w:p>
      <w:pPr>
        <w:spacing w:after="150"/>
        <w:ind w:left="360" w:hanging="360"/>
        <w:rPr>
          <w:ins w:id="9450" w:author="Anas Ghawanmeh" w:date="2026-10-06T00:00:00Z"/>
        </w:rPr>
      </w:pPr>
      <w:ins w:id="9451" w:author="Anas Ghawanmeh" w:date="2026-10-06T00:00:00Z">
        <w:r>
          <w:t xml:space="preserve">Al-Saryrah, N., Al-Ghandoor, A. and Jaber, J.O. (2021) Assessment of energy and environmental performance of the transport sector in Jordan. Energy Policy, 156, 112456.</w:t>
        </w:r>
      </w:ins>
    </w:p>
    <w:p>
      <w:pPr>
        <w:spacing w:after="150"/>
        <w:ind w:left="360" w:hanging="360"/>
      </w:pPr>
      <w:r>
        <w:t xml:space="preserve">Al-Shetwi, A.Q., Hannan, M.A., Jern, K.P., Mansur, M. and Mahlia, T.M.I. (2020) Grid-connected renewable energy sources: Review of the recent integration requirements and control methods. Journal of Cleaner Production, 253, 119831.</w:t>
      </w:r>
    </w:p>
    <w:p>
      <w:pPr>
        <w:spacing w:after="150"/>
        <w:ind w:left="360" w:hanging="360"/>
        <w:rPr>
          <w:ins w:id="9452" w:author="Anas Ghawanmeh" w:date="2026-10-06T00:00:00Z"/>
        </w:rPr>
      </w:pPr>
      <w:ins w:id="9453" w:author="Anas Ghawanmeh" w:date="2026-10-06T00:00:00Z">
        <w:r>
          <w:t xml:space="preserve">Al-Shetwi, A.Q., Hannan, M.A., Jern, K.P., Mansur, M. and Mahlia, T.M.I. (2022) Grid-connected renewable energy sources: Power quality issues and outlook. Energy, 241, 122811.</w:t>
        </w:r>
      </w:ins>
    </w:p>
    <w:p>
      <w:pPr>
        <w:spacing w:after="150"/>
        <w:ind w:left="360" w:hanging="360"/>
      </w:pPr>
      <w:r>
        <w:t xml:space="preserve">Anenberg, S.C., Schwartz, J., Shindell, D., Amann, M., Faluvegi, G., Klimont, Z., Janssens-Maenhout, G., Pozzoli, L., Van Dingenen, R., Vignati, E., Emberson, L., Muller, N.Z., West, J.J., Williams, M., Demkine, V., Hicks, W.K., Kuylenstierna, J., Raes, F. and Ramanathan, V. (2012) Global air quality and health co-benefits of mitigating near-term climate change through methane and black carbon emission controls. Environmental Health Perspectives, 120(6), pp. 831-839.</w:t>
      </w:r>
    </w:p>
    <w:p>
      <w:pPr>
        <w:spacing w:after="150"/>
        <w:ind w:left="360" w:hanging="360"/>
      </w:pPr>
      <w:r>
        <w:t xml:space="preserve">Aryan, Y., C K, A., Dikshit, A.K. and Shinde, A.M. (2025) Comparative life cycle assessment of battery electric vehicles in developing countries under current and future electricity mix scenarios. Discover Sustainability, 6, 675.</w:t>
      </w:r>
    </w:p>
    <w:p>
      <w:pPr>
        <w:spacing w:after="150"/>
        <w:ind w:left="360" w:hanging="360"/>
        <w:rPr>
          <w:ins w:id="9454" w:author="Anas Ghawanmeh" w:date="2026-10-06T00:00:00Z"/>
        </w:rPr>
      </w:pPr>
      <w:ins w:id="9455" w:author="Anas Ghawanmeh" w:date="2026-10-06T00:00:00Z">
        <w:r>
          <w:t xml:space="preserve">Ashraf, F., Equbal, A., Khan, O., Yahya, Z., Alhodaib, A., Parvez, M. and Ahmad, S. (2025) Green Technologies and Sustainability. Green Technologies and Sustainability, 3, 100128.</w:t>
        </w:r>
      </w:ins>
    </w:p>
    <w:p>
      <w:pPr>
        <w:spacing w:after="150"/>
        <w:ind w:left="360" w:hanging="360"/>
      </w:pPr>
      <w:r>
        <w:t xml:space="preserve">Bare, J.C., Norris, G.A., Pennington, D.W. and McKone, T.E. (2002) TRACI: The tool for the reduction and assessment of chemical and other environmental impacts. Journal of Industrial Ecology, 6(3-4), pp. 49-78.</w:t>
      </w:r>
    </w:p>
    <w:p>
      <w:pPr>
        <w:spacing w:after="150"/>
        <w:ind w:left="360" w:hanging="360"/>
        <w:rPr>
          <w:ins w:id="9456" w:author="Anas Ghawanmeh" w:date="2026-10-06T00:00:00Z"/>
        </w:rPr>
      </w:pPr>
      <w:ins w:id="9457" w:author="Anas Ghawanmeh" w:date="2026-10-06T00:00:00Z">
        <w:r>
          <w:t xml:space="preserve">Bastos, J., Marques, P., Batterman, S.A. and Freire, F. (2019) Environmental impacts of commuting modes in Lisbon: A life-cycle assessment addressing particulate matter impacts on health. International Journal of Sustainable Transportation, 13(9), pp. 652-663.</w:t>
        </w:r>
      </w:ins>
    </w:p>
    <w:p>
      <w:pPr>
        <w:spacing w:after="150"/>
        <w:ind w:left="360" w:hanging="360"/>
      </w:pPr>
      <w:r>
        <w:t xml:space="preserve">Bisinella, V., Christensen, T.H. and Astrup, T.F. (2021) Future scenarios and life cycle assessment: systematic review and recommendations. The International Journal of Life Cycle Assessment, 26, pp. 2143-2170.</w:t>
      </w:r>
    </w:p>
    <w:p>
      <w:pPr>
        <w:spacing w:after="150"/>
        <w:ind w:left="360" w:hanging="360"/>
        <w:rPr>
          <w:ins w:id="9458" w:author="Anas Ghawanmeh" w:date="2026-10-06T00:00:00Z"/>
        </w:rPr>
      </w:pPr>
      <w:ins w:id="9459" w:author="Anas Ghawanmeh" w:date="2026-10-06T00:00:00Z">
        <w:r>
          <w:t xml:space="preserve">Bond, T.C., Doherty, S.J., Fahey, D.W., Forster, P.M., Berntsen, T.K., DeAngelo, B.J., Flanner, M.G., Ghan, S.J., Kärcher, B., Koch, D.M., Kinne, S., Kondo, Y., Quinn, P.K., Sarofim, M.C., Schultz, M.G., Schulz, M., Venkataraman, C., Zhang, H., Zhang, S., Bellouin, N., Guttikunda, S.K., Hopke, P.K., Jacobson, M.Z., Kaiser, J.W., Klimont, Z., Lohmann, U., Schwarz, J.P., Shindell, D.T., Storelvmo, T., Warren, S.G. and Zender, C.S. (2013) Bounding the role of black carbon in the climate system: A scientific assessment. Journal of Geophysical Research: Atmospheres, 118(11), pp. 5380-5552.</w:t>
        </w:r>
      </w:ins>
    </w:p>
    <w:p>
      <w:pPr>
        <w:spacing w:after="150"/>
        <w:ind w:left="360" w:hanging="360"/>
        <w:rPr>
          <w:ins w:id="9460" w:author="Anas Ghawanmeh" w:date="2026-10-06T00:00:00Z"/>
        </w:rPr>
      </w:pPr>
      <w:ins w:id="9461" w:author="Anas Ghawanmeh" w:date="2026-10-06T00:00:00Z">
        <w:r>
          <w:t xml:space="preserve">Brewer, T.L. (2019) Black carbon emissions and regulatory policies in transportation. Energy Policy, 129, pp. 1390-1399.</w:t>
        </w:r>
      </w:ins>
    </w:p>
    <w:p>
      <w:pPr>
        <w:spacing w:after="150"/>
        <w:ind w:left="360" w:hanging="360"/>
      </w:pPr>
      <w:r>
        <w:t xml:space="preserve">Buberger, J., Kersten, A., Kuder, M., Eckerle, R., Weyh, T. and Thiringer, T. (2022) Total CO2-equivalent life-cycle emissions from commercially available passenger cars. Renewable and Sustainable Energy Reviews, 159, 112158.</w:t>
      </w:r>
    </w:p>
    <w:p>
      <w:pPr>
        <w:spacing w:after="150"/>
        <w:ind w:left="360" w:hanging="360"/>
      </w:pPr>
      <w:r>
        <w:t xml:space="preserve">Chester, M.V. and Horvath, A. (2009) Environmental assessment of passenger transportation should include infrastructure and supply chains. Environmental Research Letters, 4(2), 024008.</w:t>
      </w:r>
    </w:p>
    <w:p>
      <w:pPr>
        <w:spacing w:after="150"/>
        <w:ind w:left="360" w:hanging="360"/>
      </w:pPr>
      <w:r>
        <w:t xml:space="preserve">Cox, B., Mutel, C.L., Bauer, C., Mendoza Beltran, A. and van Vuuren, D.P. (2018) Uncertain environmental footprint of current and future battery electric vehicles. Environmental Science &amp; Technology, 52(8), pp. 4989-4995.</w:t>
      </w:r>
    </w:p>
    <w:p>
      <w:pPr>
        <w:spacing w:after="150"/>
        <w:ind w:left="360" w:hanging="360"/>
      </w:pPr>
      <w:r>
        <w:t xml:space="preserve">Cox, B., Bauer, C., Mendoza Beltran, A., van Vuuren, D. P. and Mutel, C. L. (2020) Life cycle environmental and cost comparison of current and future passenger cars under different energy scenarios. Applied Energy, 269, 115021.</w:t>
      </w:r>
    </w:p>
    <w:p>
      <w:pPr>
        <w:spacing w:after="150"/>
        <w:ind w:left="360" w:hanging="360"/>
      </w:pPr>
      <w:r>
        <w:t xml:space="preserve">Department of Statistics (DoS) (2023) Jordan Statistical Yearbook 2022. Amman: Department of Statistics.</w:t>
      </w:r>
    </w:p>
    <w:p>
      <w:pPr>
        <w:spacing w:after="150"/>
        <w:ind w:left="360" w:hanging="360"/>
      </w:pPr>
      <w:r>
        <w:t xml:space="preserve">European Environment Agency (EEA) (2019) EMEP/EEA air pollutant emission inventory guidebook 2019: Technical guidance to prepare national emission inventories. Luxembourg: Publications Office of the European Union.</w:t>
      </w:r>
    </w:p>
    <w:p>
      <w:pPr>
        <w:spacing w:after="150"/>
        <w:ind w:left="360" w:hanging="360"/>
      </w:pPr>
      <w:r>
        <w:t xml:space="preserve">Evensen, D., Uratani, J.M., Sovacool, B.K. and Griffiths, S. (2025) A novel model for barriers to electric vehicle adoption in the Middle East. Transportation Research Part D: Transport and Environment, 142, 104714.</w:t>
      </w:r>
    </w:p>
    <w:p>
      <w:pPr>
        <w:spacing w:after="150"/>
        <w:ind w:left="360" w:hanging="360"/>
      </w:pPr>
      <w:r>
        <w:t xml:space="preserve">Fantke, P., Jolliet, O., Apte, J.S., Hodas, N., Evans, J., Weschler, C.J., Stylianou, K.S., Jantunen, M.J. and McKone, T.E. (2017) Health effects of fine particulate matter in life cycle assessment: findings from the Basel Guidance Workshop. The International Journal of Life Cycle Assessment, 22(2), pp. 272-283.</w:t>
      </w:r>
    </w:p>
    <w:p>
      <w:pPr>
        <w:spacing w:after="150"/>
        <w:ind w:left="360" w:hanging="360"/>
        <w:rPr>
          <w:ins w:id="9462" w:author="Anas Ghawanmeh" w:date="2026-10-06T00:00:00Z"/>
        </w:rPr>
      </w:pPr>
      <w:ins w:id="9463" w:author="Anas Ghawanmeh" w:date="2026-10-06T00:00:00Z">
        <w:r>
          <w:t xml:space="preserve">Ghawanmeh, A.O.H. (2026) Environmental and Health Impacts of Transportation Sector in Jordan Using Life Cycle Assessment. M.Sc. Thesis, Faculty of Graduate Studies, Jordan University of Science and Technology, Irbid, Jordan.</w:t>
        </w:r>
      </w:ins>
    </w:p>
    <w:p>
      <w:pPr>
        <w:spacing w:after="150"/>
        <w:ind w:left="360" w:hanging="360"/>
      </w:pPr>
      <w:r>
        <w:t xml:space="preserve">Grutter, J.M. (2014) Real World Performance of Diesel Buses in Developing Countries. Grutter Consulting.</w:t>
      </w:r>
    </w:p>
    <w:p>
      <w:pPr>
        <w:spacing w:after="150"/>
        <w:ind w:left="360" w:hanging="360"/>
        <w:rPr>
          <w:ins w:id="9464" w:author="Anas Ghawanmeh" w:date="2026-10-06T00:00:00Z"/>
        </w:rPr>
      </w:pPr>
      <w:ins w:id="9465" w:author="Anas Ghawanmeh" w:date="2026-10-06T00:00:00Z">
        <w:r>
          <w:t xml:space="preserve">Haines, A., McMichael, A.J., Smith, K.R., Roberts, I., Woodcock, J., Markandya, A., Armstrong, B.G., Campbell-Lendrum, D., Dangour, A.D., Davies, M., Bruce, N., Tonne, C., Barrett, M. and Wilkinson, P. (2009) Public health benefits of strategies to reduce greenhouse-gas emissions: overview and implications for policy makers. The Lancet, 374(9707), pp. 2104-2114.</w:t>
        </w:r>
      </w:ins>
    </w:p>
    <w:p>
      <w:pPr>
        <w:spacing w:after="150"/>
        <w:ind w:left="360" w:hanging="360"/>
      </w:pPr>
      <w:r>
        <w:t xml:space="preserve">Harper, G., Sommerville, R., Kendrick, E., Driscoll, L., Slater, P., Stolstrane, R. and Anderson, P. (2019) Recycling lithium-ion batteries from electric vehicles. Nature, 575(7781), pp. 75-86.</w:t>
      </w:r>
    </w:p>
    <w:p>
      <w:pPr>
        <w:spacing w:after="150"/>
        <w:ind w:left="360" w:hanging="360"/>
        <w:rPr>
          <w:ins w:id="9466" w:author="Anas Ghawanmeh" w:date="2026-10-06T00:00:00Z"/>
        </w:rPr>
      </w:pPr>
      <w:ins w:id="9467" w:author="Anas Ghawanmeh" w:date="2026-10-06T00:00:00Z">
        <w:r>
          <w:t xml:space="preserve">Hawkes, A.D. (2010) Estimating marginal CO2 emissions rates for national electricity systems. Energy Policy, 38(10), pp. 5977-5987.</w:t>
        </w:r>
      </w:ins>
    </w:p>
    <w:p>
      <w:pPr>
        <w:spacing w:after="150"/>
        <w:ind w:left="360" w:hanging="360"/>
        <w:rPr>
          <w:ins w:id="9468" w:author="Anas Ghawanmeh" w:date="2026-10-06T00:00:00Z"/>
        </w:rPr>
      </w:pPr>
      <w:ins w:id="9469" w:author="Anas Ghawanmeh" w:date="2026-10-06T00:00:00Z">
        <w:r>
          <w:t xml:space="preserve">Heaps, C.G. (n.d.) LEAP: The Low Emissions Analysis Platform. Somerville, MA: Stockholm Environment Institute.</w:t>
        </w:r>
      </w:ins>
    </w:p>
    <w:p>
      <w:pPr>
        <w:spacing w:after="150"/>
        <w:ind w:left="360" w:hanging="360"/>
      </w:pPr>
      <w:r>
        <w:t xml:space="preserve">Henriksson, P.J.G., Guinée, J.B., Heijungs, R. and de Snoo, G.R. (2015) A protocol for horizontal averaging of unit process data — including estimates for uncertainty. The International Journal of Life Cycle Assessment, 20(2), pp. 220-229.</w:t>
      </w:r>
    </w:p>
    <w:p>
      <w:pPr>
        <w:spacing w:after="150"/>
        <w:ind w:left="360" w:hanging="360"/>
      </w:pPr>
      <w:r>
        <w:t xml:space="preserve">Huijbregts, M.A.J., Steinmann, Z.J.N., Elshout, P.M.F., Stam, G., Verones, F., Vieira, M., Zijp, M., Hollander, A. and van Zelm, R. (2017) ReCiPe2016: a harmonised life cycle impact assessment method at midpoint and endpoint level. The International Journal of Life Cycle Assessment, 22(2), pp. 138-147.</w:t>
      </w:r>
    </w:p>
    <w:p>
      <w:pPr>
        <w:spacing w:after="150"/>
        <w:ind w:left="360" w:hanging="360"/>
      </w:pPr>
      <w:r>
        <w:t xml:space="preserve">IEA (International Energy Agency) (2021a) The Role of Critical Minerals in Clean Energy Transitions. Paris: IEA.</w:t>
      </w:r>
    </w:p>
    <w:p>
      <w:pPr>
        <w:spacing w:after="150"/>
        <w:ind w:left="360" w:hanging="360"/>
      </w:pPr>
      <w:r>
        <w:t xml:space="preserve">IEA (International Energy Agency) (2021b) Net Zero by 2050: A Roadmap for the Global Energy Sector. Paris: IEA.</w:t>
      </w:r>
    </w:p>
    <w:p>
      <w:pPr>
        <w:spacing w:after="150"/>
        <w:ind w:left="360" w:hanging="360"/>
      </w:pPr>
      <w:r>
        <w:t xml:space="preserve">IEA (International Energy Agency) (2024) Global EV Outlook 2024: Moving Towards Increased Affordability. Paris: IEA.</w:t>
      </w:r>
    </w:p>
    <w:p>
      <w:pPr>
        <w:spacing w:after="150"/>
        <w:ind w:left="360" w:hanging="360"/>
      </w:pPr>
      <w:r>
        <w:t xml:space="preserve">Igos, E., Benetto, E., Meyer, R., Baustert, P. and Othoniel, B. (2019) How to treat uncertainties in life cycle assessment studies?. The International Journal of Life Cycle Assessment, 24(4), pp. 794-807.</w:t>
      </w:r>
    </w:p>
    <w:p>
      <w:pPr>
        <w:spacing w:after="150"/>
        <w:ind w:left="360" w:hanging="360"/>
      </w:pPr>
      <w:r>
        <w:t xml:space="preserve">International Council on Clean Transportation (ICCT) (2023) Comparison of the life-cycle greenhouse gas emissions of combustion engine and electric passenger cars in Europe. ICCT.</w:t>
      </w:r>
    </w:p>
    <w:p>
      <w:pPr>
        <w:spacing w:after="150"/>
        <w:ind w:left="360" w:hanging="360"/>
      </w:pPr>
      <w:r>
        <w:t xml:space="preserve">International Organization for Standardization (ISO) (2006a) Environmental management — Life cycle assessment — Principles and framework (ISO 14040:2006). Geneva: ISO.</w:t>
      </w:r>
    </w:p>
    <w:p>
      <w:pPr>
        <w:spacing w:after="150"/>
        <w:ind w:left="360" w:hanging="360"/>
      </w:pPr>
      <w:r>
        <w:t xml:space="preserve">International Organization for Standardization (ISO) (2006b) Environmental management — Life cycle assessment — Requirements and guidelines (ISO 14044:2006). Geneva: ISO.</w:t>
      </w:r>
    </w:p>
    <w:p>
      <w:pPr>
        <w:spacing w:after="150"/>
        <w:ind w:left="360" w:hanging="360"/>
      </w:pPr>
      <w:r>
        <w:t xml:space="preserve">IPCC (Intergovernmental Panel on Climate Change) (2022) Climate Change 2022: Mitigation of Climate Change. Cambridge University Press.</w:t>
      </w:r>
    </w:p>
    <w:p>
      <w:pPr>
        <w:spacing w:after="150"/>
        <w:ind w:left="360" w:hanging="360"/>
      </w:pPr>
      <w:r>
        <w:t xml:space="preserve">Jarre, M., Noussan, M. and Campisi, E. (2024) Avoid-Shift-Improve: Are Demand Reduction Strategies Under-Represented in Current Energy Policies?. Energies, 17(19), 4955.</w:t>
      </w:r>
    </w:p>
    <w:p>
      <w:pPr>
        <w:spacing w:after="150"/>
        <w:ind w:left="360" w:hanging="360"/>
      </w:pPr>
      <w:r>
        <w:t xml:space="preserve">Jelti, F., Allouhi, A., Al-Ghamdi, S.G., Saadani, R., Jamil, A. and Rahmoune, M. (2021) Environmental life cycle assessment of alternative fuels for city buses: A case study in Oujda city, Morocco. International Journal of Hydrogen Energy, 46(49), pp. 25308-25319.</w:t>
      </w:r>
    </w:p>
    <w:p>
      <w:pPr>
        <w:spacing w:after="150"/>
        <w:ind w:left="360" w:hanging="360"/>
        <w:rPr>
          <w:ins w:id="9470" w:author="Anas Ghawanmeh" w:date="2026-10-06T00:00:00Z"/>
        </w:rPr>
      </w:pPr>
      <w:ins w:id="9471" w:author="Anas Ghawanmeh" w:date="2026-10-06T00:00:00Z">
        <w:r>
          <w:t xml:space="preserve">Koç, M., Al-Ghamdi, S.G. and Al-Kuwari, A. (2023) Energy consumption analysis of electric vehicles in hot climates: A case study of Qatar. Transportation Research Part D: Transport and Environment, 118, 103689.</w:t>
        </w:r>
      </w:ins>
    </w:p>
    <w:p>
      <w:pPr>
        <w:spacing w:after="150"/>
        <w:ind w:left="360" w:hanging="360"/>
      </w:pPr>
      <w:r>
        <w:t xml:space="preserve">Lai, X., Chen, Q., Tang, X., Zhou, Y., Gao, F., Guo, Y., Bhagat, R. and Zheng, Y. (2022) Critical review of life cycle assessment of lithium-ion batteries for electric vehicles: A lifespan perspective. eTransportation, 12, 100169.</w:t>
      </w:r>
    </w:p>
    <w:p>
      <w:pPr>
        <w:spacing w:after="150"/>
        <w:ind w:left="360" w:hanging="360"/>
      </w:pPr>
      <w:r>
        <w:t xml:space="preserve">Liu, Y., Chen, J. and Wu, J. (2019) Regional variation of the life cycle environmental benefits of the electric vehicle in China. Journal of Cleaner Production, 233, pp. 1079-1089.</w:t>
      </w:r>
    </w:p>
    <w:p>
      <w:pPr>
        <w:spacing w:after="150"/>
        <w:ind w:left="360" w:hanging="360"/>
        <w:rPr>
          <w:ins w:id="9472" w:author="Anas Ghawanmeh" w:date="2026-10-06T00:00:00Z"/>
        </w:rPr>
      </w:pPr>
      <w:ins w:id="9473" w:author="Anas Ghawanmeh" w:date="2026-10-06T00:00:00Z">
        <w:r>
          <w:t xml:space="preserve">Low Carbon Power (2022) Countries - Jordan. Available at: https://lowcarbonpower.org/region/Jordan.</w:t>
        </w:r>
      </w:ins>
    </w:p>
    <w:p>
      <w:pPr>
        <w:spacing w:after="150"/>
        <w:ind w:left="360" w:hanging="360"/>
        <w:rPr>
          <w:ins w:id="9474" w:author="Anas Ghawanmeh" w:date="2026-10-06T00:00:00Z"/>
        </w:rPr>
      </w:pPr>
      <w:ins w:id="9475" w:author="Anas Ghawanmeh" w:date="2026-10-06T00:00:00Z">
        <w:r>
          <w:t xml:space="preserve">Mashayekh, S. (2020) Life cycle assessment of electric vehicles: A comprehensive review. Journal of Sustainable Development of Energy, Water and Environment Systems, 8(4), pp. 637-651.</w:t>
        </w:r>
      </w:ins>
    </w:p>
    <w:p>
      <w:pPr>
        <w:spacing w:after="150"/>
        <w:ind w:left="360" w:hanging="360"/>
        <w:rPr>
          <w:ins w:id="9476" w:author="Anas Ghawanmeh" w:date="2026-10-06T00:00:00Z"/>
        </w:rPr>
      </w:pPr>
      <w:ins w:id="9477" w:author="Anas Ghawanmeh" w:date="2026-10-06T00:00:00Z">
        <w:r>
          <w:t xml:space="preserve">Mills, N.L., Törnqvist, H., Gonzalez, M.C., Vink, E., Robinson, S.D., Söderberg, S., Boon, N.A., Donaldson, K., Sandström, T., Blomberg, A. and Newby, D.E. (2007) Ischemic and thrombotic effects of dilute diesel-exhaust inhalation in men with coronary heart disease. New England Journal of Medicine, 357(11), pp. 1075-1082.</w:t>
        </w:r>
      </w:ins>
    </w:p>
    <w:p>
      <w:pPr>
        <w:spacing w:after="150"/>
        <w:ind w:left="360" w:hanging="360"/>
      </w:pPr>
      <w:r>
        <w:t xml:space="preserve">Ministry of Energy and Mineral Resources (MEMR) (2022) Annual Report 2022. Amman: MEMR.</w:t>
      </w:r>
    </w:p>
    <w:p>
      <w:pPr>
        <w:spacing w:after="150"/>
        <w:ind w:left="360" w:hanging="360"/>
      </w:pPr>
      <w:r>
        <w:t xml:space="preserve">Ministry of Environment (MoEnv) (2021) Jordan's Updated First Nationally Determined Contribution (NDC). Amman: Ministry of Environment.</w:t>
      </w:r>
    </w:p>
    <w:p>
      <w:pPr>
        <w:spacing w:after="150"/>
        <w:ind w:left="360" w:hanging="360"/>
        <w:rPr>
          <w:ins w:id="9478" w:author="Anas Ghawanmeh" w:date="2026-10-06T00:00:00Z"/>
        </w:rPr>
      </w:pPr>
      <w:ins w:id="9479" w:author="Anas Ghawanmeh" w:date="2026-10-06T00:00:00Z">
        <w:r>
          <w:t xml:space="preserve">Ministry of Environment (MoEnv) (2022) The National Climate Change Policy of the Hashemite Kingdom of Jordan 2022–2050. Amman: Ministry of Environment.</w:t>
        </w:r>
      </w:ins>
    </w:p>
    <w:p>
      <w:pPr>
        <w:spacing w:after="150"/>
        <w:ind w:left="360" w:hanging="360"/>
      </w:pPr>
      <w:r>
        <w:t xml:space="preserve">Ministry of Environment (MoEnv) / UNFCCC (2025) Jordan's NDC 3.0 Vision. Amman / Bonn: UNFCCC. Reports that renewable electricity generation rose from about 12% (2020) to 28.5% (2024), and EV penetration rose from 1% to 21% of the national fleet over the same period.</w:t>
      </w:r>
    </w:p>
    <w:p>
      <w:pPr>
        <w:spacing w:after="150"/>
        <w:ind w:left="360" w:hanging="360"/>
      </w:pPr>
      <w:r>
        <w:t xml:space="preserve">Ministry of Transport (MoT) (2023) Annual Report 2022. Amman: Ministry of Transport.</w:t>
      </w:r>
    </w:p>
    <w:p>
      <w:pPr>
        <w:spacing w:after="150"/>
        <w:ind w:left="360" w:hanging="360"/>
        <w:rPr>
          <w:ins w:id="9480" w:author="Anas Ghawanmeh" w:date="2026-10-06T00:00:00Z"/>
        </w:rPr>
      </w:pPr>
      <w:ins w:id="9481" w:author="Anas Ghawanmeh" w:date="2026-10-06T00:00:00Z">
        <w:r>
          <w:t xml:space="preserve">Morales Betancourt, R., Galvis, B., Balachandran, S., Ramos-Bonilla, J.P., Sarmiento, O.L., Gallo-Murcia, S.M. and Contreras, Y. (2017) Exposure to fine particulate, black carbon, and particle number concentration in transportation microenvironments. Atmospheric Environment, 157, pp. 135-145.</w:t>
        </w:r>
      </w:ins>
    </w:p>
    <w:p>
      <w:pPr>
        <w:spacing w:after="150"/>
        <w:ind w:left="360" w:hanging="360"/>
        <w:rPr>
          <w:ins w:id="9482" w:author="Anas Ghawanmeh" w:date="2026-10-06T00:00:00Z"/>
        </w:rPr>
      </w:pPr>
      <w:ins w:id="9483" w:author="Anas Ghawanmeh" w:date="2026-10-06T00:00:00Z">
        <w:r>
          <w:t xml:space="preserve">Nanaki, E.A. and Koroneos, C.J. (2016) Climate change mitigation and electric vehicles deployment: The case of Greece. Renewable Energy, 91, pp. 252-258.</w:t>
        </w:r>
      </w:ins>
    </w:p>
    <w:p>
      <w:pPr>
        <w:spacing w:after="150"/>
        <w:ind w:left="360" w:hanging="360"/>
      </w:pPr>
      <w:r>
        <w:t xml:space="preserve">National Electric Power Company (NEPCO) (2022) Annual Report 2022. Amman: NEPCO.</w:t>
      </w:r>
    </w:p>
    <w:p>
      <w:pPr>
        <w:spacing w:after="150"/>
        <w:ind w:left="360" w:hanging="360"/>
      </w:pPr>
      <w:r>
        <w:t xml:space="preserve">Nordelöf, A., Messagie, M., Tillman, A.M., Ljunggren Söderman, M. and Van Mierlo, J. (2014) Environmental impacts of hybrid, plug-in hybrid, and battery electric vehicles — what can we learn from life cycle assessment?. The International Journal of Life Cycle Assessment, 19(11), pp. 1866-1890.</w:t>
      </w:r>
    </w:p>
    <w:p>
      <w:pPr>
        <w:spacing w:after="150"/>
        <w:ind w:left="360" w:hanging="360"/>
      </w:pPr>
      <w:r>
        <w:t xml:space="preserve">Petrauskienė, K., Galinis, A., Kliaugaitė, D. and Dvarionienė, J. (2021) Comparative environmental life cycle and cost assessment of electric, hybrid, and conventional vehicles in Lithuania. Sustainability, 13(2), 957.</w:t>
      </w:r>
    </w:p>
    <w:p>
      <w:pPr>
        <w:spacing w:after="150"/>
        <w:ind w:left="360" w:hanging="360"/>
      </w:pPr>
      <w:r>
        <w:t xml:space="preserve">Qiao, Q., Zhao, F., Liu, Z., Jiang, S. and Hao, H. (2019) Cradle-to-gate greenhouse gas emissions of battery electric and internal combustion engine vehicles in China. Applied Energy, 254, 113687.</w:t>
      </w:r>
    </w:p>
    <w:p>
      <w:pPr>
        <w:spacing w:after="150"/>
        <w:ind w:left="360" w:hanging="360"/>
      </w:pPr>
      <w:r>
        <w:t xml:space="preserve">Requia, W.J., Mohamed, M., Higgins, C.D., Arain, A. and Ferguson, M. (2018) How clean are electric vehicles? Evidence-based review of the effects of electric mobility on air pollutants, greenhouse gas emissions and human health. Atmospheric Environment, 185, pp. 64-77.</w:t>
      </w:r>
    </w:p>
    <w:p>
      <w:pPr>
        <w:spacing w:after="150"/>
        <w:ind w:left="360" w:hanging="360"/>
        <w:rPr>
          <w:ins w:id="9484" w:author="Anas Ghawanmeh" w:date="2026-10-06T00:00:00Z"/>
        </w:rPr>
      </w:pPr>
      <w:ins w:id="9485" w:author="Anas Ghawanmeh" w:date="2026-10-06T00:00:00Z">
        <w:r>
          <w:t xml:space="preserve">Shindell, D., Kuylenstierna, J.C.I., Vignati, E., van Dingenen, R., Amann, M., Klimont, Z., Anenberg, S.C., Muller, N., Janssens-Maenhout, G., Raes, F., Schwartz, J., Faluvegi, G., Pozzoli, L., Kupiainen, K., Höglund-Isaksson, L., Emberson, L., Streets, D., Ramanathan, V., Hicks, K., Oanh, N.T.K., Milly, G., Williams, M., Demkine, V. and Fowler, D. (2012) Simultaneously mitigating near-term climate change and improving human health and food security. Science, 335(6065), pp. 183-189.</w:t>
        </w:r>
      </w:ins>
    </w:p>
    <w:p>
      <w:pPr>
        <w:spacing w:after="150"/>
        <w:ind w:left="360" w:hanging="360"/>
      </w:pPr>
      <w:r>
        <w:t xml:space="preserve">United Nations Framework Convention on Climate Change (UNFCCC) (2022) Nationally Determined Contributions Registry. UNFCCC.</w:t>
      </w:r>
    </w:p>
    <w:p>
      <w:pPr>
        <w:spacing w:after="150"/>
        <w:ind w:left="360" w:hanging="360"/>
        <w:rPr>
          <w:ins w:id="9486" w:author="Anas Ghawanmeh" w:date="2026-10-06T00:00:00Z"/>
        </w:rPr>
      </w:pPr>
      <w:ins w:id="9487" w:author="Anas Ghawanmeh" w:date="2026-10-06T00:00:00Z">
        <w:r>
          <w:t xml:space="preserve">Weidema, B.P., Bauer, C., Hischier, R., Mutel, C., Nemecek, T., Reinhard, J., Vadenbo, C.O. and Wernet, G. (2013) Overview and methodology: Data quality guideline for the ecoinvent database version 3. St. Gallen: The ecoinvent Centre.</w:t>
        </w:r>
      </w:ins>
    </w:p>
    <w:p>
      <w:pPr>
        <w:spacing w:after="150"/>
        <w:ind w:left="360" w:hanging="360"/>
        <w:rPr>
          <w:ins w:id="9488" w:author="Anas Ghawanmeh" w:date="2026-10-06T00:00:00Z"/>
        </w:rPr>
      </w:pPr>
      <w:ins w:id="9489" w:author="Anas Ghawanmeh" w:date="2026-10-06T00:00:00Z">
        <w:r>
          <w:t xml:space="preserve">World Bank (2022) Jordan - Country Transport Sector Note. Washington, DC: World Bank.</w:t>
        </w:r>
      </w:ins>
    </w:p>
    <w:p>
      <w:pPr>
        <w:spacing w:after="150"/>
        <w:ind w:left="360" w:hanging="360"/>
      </w:pPr>
      <w:r>
        <w:t xml:space="preserve">World Health Organization (WHO) (2023) Ambient (outdoor) air pollution. Geneva: WHO.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78514c5182dbcc5a711f010b7027b9c37ad241.png"/><Relationship Id="rId8" Type="http://schemas.openxmlformats.org/officeDocument/2006/relationships/image" Target="media/acffe1213eaa3cd7dff4d7a744e1743b1900d478.png"/><Relationship Id="rId9" Type="http://schemas.openxmlformats.org/officeDocument/2006/relationships/image" Target="media/5ebf8268cda8445466dc9b9b0374208ab47d02aa.png"/><Relationship Id="rId10" Type="http://schemas.openxmlformats.org/officeDocument/2006/relationships/image" Target="media/a49f864a681254201b368f5763ff8d62b6c558ac.png"/><Relationship Id="rId11" Type="http://schemas.openxmlformats.org/officeDocument/2006/relationships/image" Target="media/227ed4e1abd5e26dfe4ce01e1b29ffd01b995951.png"/><Relationship Id="rId12" Type="http://schemas.openxmlformats.org/officeDocument/2006/relationships/image" Target="media/4190ce977153d804ca22a1810335b5cfcb256449.png"/><Relationship Id="rId13" Type="http://schemas.openxmlformats.org/officeDocument/2006/relationships/image" Target="media/95a7978307d8cd40ef772f0c1d2506ae4f350bf2.png"/><Relationship Id="rId14" Type="http://schemas.openxmlformats.org/officeDocument/2006/relationships/image" Target="media/473403cdf5c1128719bd2134985818e028173b5a.png"/><Relationship Id="rId15" Type="http://schemas.openxmlformats.org/officeDocument/2006/relationships/image" Target="media/59a346362ee2bdd8c6ef98ffb3a19ae1eb2bb7d3.png"/><Relationship Id="rId16" Type="http://schemas.openxmlformats.org/officeDocument/2006/relationships/image" Target="media/706810076506652ddc609b27670da96629ad5a9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2026-09-13T07:15:27.631Z</dcterms:created>
  <dcterms:modified xsi:type="dcterms:W3CDTF">2026-09-13T07:15:27.638Z</dcterms:modified>
</cp:coreProperties>
</file>

<file path=docProps/custom.xml><?xml version="1.0" encoding="utf-8"?>
<Properties xmlns="http://schemas.openxmlformats.org/officeDocument/2006/custom-properties" xmlns:vt="http://schemas.openxmlformats.org/officeDocument/2006/docPropsVTypes"/>
</file>